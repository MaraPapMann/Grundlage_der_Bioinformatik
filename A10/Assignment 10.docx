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B18ED0" w14:textId="77777777" w:rsidR="00AC483E" w:rsidRPr="00553A8D" w:rsidRDefault="00553A8D" w:rsidP="00AB5384">
      <w:pPr>
        <w:spacing w:after="0" w:line="240" w:lineRule="auto"/>
        <w:jc w:val="center"/>
        <w:rPr>
          <w:rFonts w:ascii="Cambria" w:hAnsi="Cambria"/>
          <w:b/>
        </w:rPr>
      </w:pPr>
      <w:r w:rsidRPr="00553A8D">
        <w:rPr>
          <w:rFonts w:ascii="Cambria" w:hAnsi="Cambria"/>
          <w:b/>
        </w:rPr>
        <w:t xml:space="preserve">Questions Based on the RCSB PDB </w:t>
      </w:r>
      <w:r w:rsidR="003B47E4" w:rsidRPr="00553A8D">
        <w:rPr>
          <w:rFonts w:ascii="Cambria" w:hAnsi="Cambria"/>
          <w:b/>
        </w:rPr>
        <w:t>Molecule of the Month</w:t>
      </w:r>
    </w:p>
    <w:p w14:paraId="2FC0A405" w14:textId="622DF4C9" w:rsidR="003B47E4" w:rsidRPr="008A3403" w:rsidRDefault="00553A8D" w:rsidP="00AB5384">
      <w:pPr>
        <w:spacing w:after="0" w:line="240" w:lineRule="auto"/>
        <w:rPr>
          <w:rFonts w:ascii="Cambria" w:hAnsi="Cambria"/>
        </w:rPr>
      </w:pPr>
      <w:r>
        <w:rPr>
          <w:rFonts w:ascii="Cambria" w:hAnsi="Cambria"/>
        </w:rPr>
        <w:t xml:space="preserve">Go to the Molecule of the Month Article at the </w:t>
      </w:r>
      <w:r w:rsidR="008A3403">
        <w:rPr>
          <w:rFonts w:ascii="Cambria" w:hAnsi="Cambria"/>
        </w:rPr>
        <w:t xml:space="preserve">RCSB PPDB or PDB-101 </w:t>
      </w:r>
      <w:r>
        <w:rPr>
          <w:rFonts w:ascii="Cambria" w:hAnsi="Cambria"/>
        </w:rPr>
        <w:t>w</w:t>
      </w:r>
      <w:r w:rsidR="008A3403">
        <w:rPr>
          <w:rFonts w:ascii="Cambria" w:hAnsi="Cambria"/>
        </w:rPr>
        <w:t>ebsites</w:t>
      </w:r>
      <w:r w:rsidR="003B47E4">
        <w:rPr>
          <w:rFonts w:ascii="Cambria" w:hAnsi="Cambria"/>
        </w:rPr>
        <w:t xml:space="preserve"> </w:t>
      </w:r>
      <w:r w:rsidR="008A3403">
        <w:rPr>
          <w:rFonts w:ascii="Cambria" w:hAnsi="Cambria"/>
        </w:rPr>
        <w:t>(</w:t>
      </w:r>
      <w:hyperlink r:id="rId7" w:history="1">
        <w:r w:rsidR="00E40789" w:rsidRPr="00781E46">
          <w:rPr>
            <w:rStyle w:val="Hyperlink"/>
            <w:rFonts w:ascii="Cambria" w:hAnsi="Cambria"/>
          </w:rPr>
          <w:t>www.rcsb.org</w:t>
        </w:r>
      </w:hyperlink>
      <w:r w:rsidR="008A3403">
        <w:rPr>
          <w:rFonts w:ascii="Cambria" w:hAnsi="Cambria"/>
        </w:rPr>
        <w:t xml:space="preserve"> or </w:t>
      </w:r>
      <w:hyperlink r:id="rId8" w:history="1">
        <w:r w:rsidR="008A3403" w:rsidRPr="00D21DAF">
          <w:rPr>
            <w:rStyle w:val="Hyperlink"/>
            <w:rFonts w:ascii="Cambria" w:hAnsi="Cambria"/>
          </w:rPr>
          <w:t>www.rcsb.org/pdb-101/</w:t>
        </w:r>
      </w:hyperlink>
      <w:r w:rsidR="008A3403">
        <w:rPr>
          <w:rFonts w:ascii="Cambria" w:hAnsi="Cambria"/>
        </w:rPr>
        <w:t xml:space="preserve"> respectively). Read the article and respond to the following questions.</w:t>
      </w:r>
      <w:r w:rsidR="00240095">
        <w:rPr>
          <w:rFonts w:ascii="Cambria" w:hAnsi="Cambria"/>
        </w:rPr>
        <w:t xml:space="preserve"> </w:t>
      </w:r>
      <w:r w:rsidR="00857758" w:rsidRPr="008A3403">
        <w:rPr>
          <w:rFonts w:ascii="Cambria" w:hAnsi="Cambria"/>
        </w:rPr>
        <w:t>*</w:t>
      </w:r>
      <w:r w:rsidR="00857758" w:rsidRPr="008A3403">
        <w:rPr>
          <w:rFonts w:ascii="Cambria" w:hAnsi="Cambria"/>
          <w:i/>
        </w:rPr>
        <w:t xml:space="preserve">If there are </w:t>
      </w:r>
      <w:r w:rsidR="0083699A">
        <w:rPr>
          <w:rFonts w:ascii="Cambria" w:hAnsi="Cambria"/>
          <w:i/>
        </w:rPr>
        <w:t xml:space="preserve">3 or </w:t>
      </w:r>
      <w:r w:rsidR="00857758" w:rsidRPr="008A3403">
        <w:rPr>
          <w:rFonts w:ascii="Cambria" w:hAnsi="Cambria"/>
          <w:i/>
        </w:rPr>
        <w:t>more different proteins discussed in the article—</w:t>
      </w:r>
      <w:r w:rsidR="00B043D2">
        <w:rPr>
          <w:rFonts w:ascii="Cambria" w:hAnsi="Cambria"/>
          <w:i/>
        </w:rPr>
        <w:t>e</w:t>
      </w:r>
      <w:r w:rsidR="008A3403">
        <w:rPr>
          <w:rFonts w:ascii="Cambria" w:hAnsi="Cambria"/>
          <w:i/>
        </w:rPr>
        <w:t>.</w:t>
      </w:r>
      <w:r w:rsidR="00B043D2">
        <w:rPr>
          <w:rFonts w:ascii="Cambria" w:hAnsi="Cambria"/>
          <w:i/>
        </w:rPr>
        <w:t>g</w:t>
      </w:r>
      <w:r w:rsidR="008A3403">
        <w:rPr>
          <w:rFonts w:ascii="Cambria" w:hAnsi="Cambria"/>
          <w:i/>
        </w:rPr>
        <w:t>.</w:t>
      </w:r>
      <w:r w:rsidR="00857758" w:rsidRPr="008A3403">
        <w:rPr>
          <w:rFonts w:ascii="Cambria" w:hAnsi="Cambria"/>
          <w:i/>
        </w:rPr>
        <w:t xml:space="preserve"> </w:t>
      </w:r>
      <w:r w:rsidR="00B043D2">
        <w:rPr>
          <w:rFonts w:ascii="Cambria" w:hAnsi="Cambria"/>
          <w:i/>
        </w:rPr>
        <w:t xml:space="preserve">as in the case of the </w:t>
      </w:r>
      <w:r w:rsidR="00857758" w:rsidRPr="008A3403">
        <w:rPr>
          <w:rFonts w:ascii="Cambria" w:hAnsi="Cambria"/>
          <w:i/>
        </w:rPr>
        <w:t xml:space="preserve">Glycolytic Enzymes—choose </w:t>
      </w:r>
      <w:r w:rsidR="008A3403">
        <w:rPr>
          <w:rFonts w:ascii="Cambria" w:hAnsi="Cambria"/>
          <w:i/>
        </w:rPr>
        <w:t xml:space="preserve">any </w:t>
      </w:r>
      <w:r w:rsidR="00857758" w:rsidRPr="008A3403">
        <w:rPr>
          <w:rFonts w:ascii="Cambria" w:hAnsi="Cambria"/>
          <w:i/>
        </w:rPr>
        <w:t xml:space="preserve">one </w:t>
      </w:r>
      <w:r w:rsidR="008A3403">
        <w:rPr>
          <w:rFonts w:ascii="Cambria" w:hAnsi="Cambria"/>
          <w:i/>
        </w:rPr>
        <w:t>of the</w:t>
      </w:r>
      <w:r w:rsidR="00B043D2">
        <w:rPr>
          <w:rFonts w:ascii="Cambria" w:hAnsi="Cambria"/>
          <w:i/>
        </w:rPr>
        <w:t xml:space="preserve"> molecules</w:t>
      </w:r>
      <w:r w:rsidR="008A3403">
        <w:rPr>
          <w:rFonts w:ascii="Cambria" w:hAnsi="Cambria"/>
          <w:i/>
        </w:rPr>
        <w:t xml:space="preserve"> </w:t>
      </w:r>
      <w:r w:rsidR="00857758" w:rsidRPr="008A3403">
        <w:rPr>
          <w:rFonts w:ascii="Cambria" w:hAnsi="Cambria"/>
          <w:i/>
        </w:rPr>
        <w:t xml:space="preserve">to answer the starred </w:t>
      </w:r>
      <w:r w:rsidR="008A3403">
        <w:rPr>
          <w:rFonts w:ascii="Cambria" w:hAnsi="Cambria"/>
          <w:i/>
        </w:rPr>
        <w:t xml:space="preserve">(*) </w:t>
      </w:r>
      <w:r w:rsidR="00857758" w:rsidRPr="008A3403">
        <w:rPr>
          <w:rFonts w:ascii="Cambria" w:hAnsi="Cambria"/>
          <w:i/>
        </w:rPr>
        <w:t>questions.</w:t>
      </w:r>
      <w:r w:rsidR="0083699A">
        <w:rPr>
          <w:rFonts w:ascii="Cambria" w:hAnsi="Cambria"/>
          <w:i/>
        </w:rPr>
        <w:t xml:space="preserve"> </w:t>
      </w:r>
    </w:p>
    <w:p w14:paraId="0C612139" w14:textId="77777777" w:rsidR="003B47E4" w:rsidRDefault="00857224" w:rsidP="00AB5384">
      <w:pPr>
        <w:pStyle w:val="Listenabsatz"/>
        <w:numPr>
          <w:ilvl w:val="0"/>
          <w:numId w:val="1"/>
        </w:numPr>
        <w:spacing w:after="0" w:line="240" w:lineRule="auto"/>
        <w:rPr>
          <w:rFonts w:ascii="Cambria" w:hAnsi="Cambria"/>
        </w:rPr>
      </w:pPr>
      <w:r w:rsidRPr="009E291E">
        <w:rPr>
          <w:rFonts w:ascii="Cambria" w:hAnsi="Cambria"/>
        </w:rPr>
        <w:t xml:space="preserve">Which </w:t>
      </w:r>
      <w:r w:rsidR="00A82557">
        <w:rPr>
          <w:rFonts w:ascii="Cambria" w:hAnsi="Cambria"/>
        </w:rPr>
        <w:t>Molecule of the Month article</w:t>
      </w:r>
      <w:r w:rsidRPr="009E291E">
        <w:rPr>
          <w:rFonts w:ascii="Cambria" w:hAnsi="Cambria"/>
        </w:rPr>
        <w:t xml:space="preserve"> </w:t>
      </w:r>
      <w:r w:rsidR="008A3403">
        <w:rPr>
          <w:rFonts w:ascii="Cambria" w:hAnsi="Cambria"/>
        </w:rPr>
        <w:t>did</w:t>
      </w:r>
      <w:r w:rsidRPr="009E291E">
        <w:rPr>
          <w:rFonts w:ascii="Cambria" w:hAnsi="Cambria"/>
        </w:rPr>
        <w:t xml:space="preserve"> you </w:t>
      </w:r>
      <w:r w:rsidR="008A3403">
        <w:rPr>
          <w:rFonts w:ascii="Cambria" w:hAnsi="Cambria"/>
        </w:rPr>
        <w:t>read</w:t>
      </w:r>
      <w:r w:rsidRPr="009E291E">
        <w:rPr>
          <w:rFonts w:ascii="Cambria" w:hAnsi="Cambria"/>
        </w:rPr>
        <w:t>?</w:t>
      </w:r>
    </w:p>
    <w:p w14:paraId="3370B1BA" w14:textId="0139F4D4" w:rsidR="00D95E18" w:rsidRPr="00D95E18" w:rsidRDefault="00D95E18">
      <w:pPr>
        <w:spacing w:before="300" w:after="150" w:line="240" w:lineRule="auto"/>
        <w:ind w:left="360"/>
        <w:outlineLvl w:val="0"/>
        <w:rPr>
          <w:ins w:id="0" w:author="Papman Mara" w:date="2018-07-04T01:10:00Z"/>
          <w:rFonts w:ascii="Helvetica" w:eastAsia="SimSun" w:hAnsi="Helvetica" w:cs="Helvetica"/>
          <w:color w:val="5A5A5A"/>
          <w:kern w:val="36"/>
          <w:sz w:val="39"/>
          <w:szCs w:val="39"/>
          <w:lang w:eastAsia="zh-CN"/>
          <w:rPrChange w:id="1" w:author="Papman Mara" w:date="2018-07-04T01:11:00Z">
            <w:rPr>
              <w:ins w:id="2" w:author="Papman Mara" w:date="2018-07-04T01:10:00Z"/>
              <w:lang w:eastAsia="zh-CN"/>
            </w:rPr>
          </w:rPrChange>
        </w:rPr>
        <w:pPrChange w:id="3" w:author="Papman Mara" w:date="2018-07-04T01:11:00Z">
          <w:pPr>
            <w:pStyle w:val="Listenabsatz"/>
            <w:numPr>
              <w:numId w:val="1"/>
            </w:numPr>
            <w:spacing w:before="300" w:after="150" w:line="240" w:lineRule="auto"/>
            <w:ind w:hanging="360"/>
            <w:outlineLvl w:val="0"/>
          </w:pPr>
        </w:pPrChange>
      </w:pPr>
      <w:ins w:id="4" w:author="Papman Mara" w:date="2018-07-04T01:10:00Z">
        <w:r w:rsidRPr="00D95E18">
          <w:rPr>
            <w:rFonts w:ascii="Helvetica" w:eastAsia="SimSun" w:hAnsi="Helvetica" w:cs="Helvetica"/>
            <w:color w:val="5A5A5A"/>
            <w:kern w:val="36"/>
            <w:sz w:val="39"/>
            <w:szCs w:val="39"/>
            <w:lang w:eastAsia="zh-CN"/>
            <w:rPrChange w:id="5" w:author="Papman Mara" w:date="2018-07-04T01:11:00Z">
              <w:rPr>
                <w:lang w:eastAsia="zh-CN"/>
              </w:rPr>
            </w:rPrChange>
          </w:rPr>
          <w:t>Piezo1 Mechanosensitive Channel</w:t>
        </w:r>
      </w:ins>
    </w:p>
    <w:p w14:paraId="7F9B1DC2" w14:textId="77777777" w:rsidR="00AB5384" w:rsidRPr="0033401C" w:rsidRDefault="00AB5384" w:rsidP="00AB5384">
      <w:pPr>
        <w:pStyle w:val="Listenabsatz"/>
        <w:spacing w:after="0" w:line="240" w:lineRule="auto"/>
        <w:rPr>
          <w:rFonts w:ascii="Cambria" w:hAnsi="Cambria"/>
          <w:color w:val="0000FF"/>
          <w:lang w:val="de-DE"/>
          <w:rPrChange w:id="6" w:author="Anastasiia Grekova" w:date="2018-07-07T12:34:00Z">
            <w:rPr>
              <w:rFonts w:ascii="Cambria" w:hAnsi="Cambria"/>
              <w:color w:val="0000FF"/>
            </w:rPr>
          </w:rPrChange>
        </w:rPr>
      </w:pPr>
    </w:p>
    <w:p w14:paraId="05442D2D" w14:textId="3DBCF948" w:rsidR="003B47E4" w:rsidRDefault="008A3403" w:rsidP="00AB5384">
      <w:pPr>
        <w:pStyle w:val="Listenabsatz"/>
        <w:numPr>
          <w:ilvl w:val="0"/>
          <w:numId w:val="1"/>
        </w:numPr>
        <w:spacing w:after="0" w:line="240" w:lineRule="auto"/>
        <w:rPr>
          <w:rFonts w:ascii="Cambria" w:hAnsi="Cambria"/>
        </w:rPr>
      </w:pPr>
      <w:r>
        <w:rPr>
          <w:rFonts w:ascii="Cambria" w:hAnsi="Cambria"/>
        </w:rPr>
        <w:t>About the Featured Molecule(s)</w:t>
      </w:r>
    </w:p>
    <w:p w14:paraId="2385C3EF" w14:textId="77777777" w:rsidR="003B47E4" w:rsidRDefault="00553A8D" w:rsidP="00AB5384">
      <w:pPr>
        <w:pStyle w:val="Listenabsatz"/>
        <w:numPr>
          <w:ilvl w:val="1"/>
          <w:numId w:val="1"/>
        </w:numPr>
        <w:spacing w:after="0" w:line="240" w:lineRule="auto"/>
        <w:rPr>
          <w:rFonts w:ascii="Cambria" w:hAnsi="Cambria"/>
        </w:rPr>
      </w:pPr>
      <w:r w:rsidRPr="002D3553">
        <w:rPr>
          <w:rFonts w:ascii="Cambria" w:hAnsi="Cambria"/>
          <w:i/>
          <w:u w:val="single"/>
        </w:rPr>
        <w:t>Function</w:t>
      </w:r>
      <w:r>
        <w:rPr>
          <w:rFonts w:ascii="Cambria" w:hAnsi="Cambria"/>
        </w:rPr>
        <w:t xml:space="preserve">: </w:t>
      </w:r>
      <w:r w:rsidR="003B47E4">
        <w:rPr>
          <w:rFonts w:ascii="Cambria" w:hAnsi="Cambria"/>
        </w:rPr>
        <w:t xml:space="preserve">What </w:t>
      </w:r>
      <w:r>
        <w:rPr>
          <w:rFonts w:ascii="Cambria" w:hAnsi="Cambria"/>
        </w:rPr>
        <w:t>is the main</w:t>
      </w:r>
      <w:r w:rsidR="00F63F1B">
        <w:rPr>
          <w:rFonts w:ascii="Cambria" w:hAnsi="Cambria"/>
        </w:rPr>
        <w:t xml:space="preserve"> </w:t>
      </w:r>
      <w:r>
        <w:rPr>
          <w:rFonts w:ascii="Cambria" w:hAnsi="Cambria"/>
        </w:rPr>
        <w:t xml:space="preserve">biological </w:t>
      </w:r>
      <w:r w:rsidR="003B47E4">
        <w:rPr>
          <w:rFonts w:ascii="Cambria" w:hAnsi="Cambria"/>
        </w:rPr>
        <w:t>function</w:t>
      </w:r>
      <w:r w:rsidR="00A82557">
        <w:rPr>
          <w:rFonts w:ascii="Cambria" w:hAnsi="Cambria"/>
        </w:rPr>
        <w:t xml:space="preserve"> discussed</w:t>
      </w:r>
      <w:r>
        <w:rPr>
          <w:rFonts w:ascii="Cambria" w:hAnsi="Cambria"/>
        </w:rPr>
        <w:t xml:space="preserve"> in the article</w:t>
      </w:r>
      <w:r w:rsidR="00F63F1B">
        <w:rPr>
          <w:rFonts w:ascii="Cambria" w:hAnsi="Cambria"/>
        </w:rPr>
        <w:t>?</w:t>
      </w:r>
    </w:p>
    <w:p w14:paraId="3DEC7A6A" w14:textId="77777777" w:rsidR="003D2615" w:rsidRPr="004650BB" w:rsidRDefault="003D2615">
      <w:pPr>
        <w:spacing w:after="0" w:line="240" w:lineRule="auto"/>
        <w:rPr>
          <w:ins w:id="7" w:author="Papman Mara" w:date="2018-07-04T01:13:00Z"/>
          <w:rFonts w:ascii="Cambria" w:hAnsi="Cambria"/>
          <w:color w:val="0000FF"/>
          <w:rPrChange w:id="8" w:author="Papman Mara" w:date="2018-07-06T16:40:00Z">
            <w:rPr>
              <w:ins w:id="9" w:author="Papman Mara" w:date="2018-07-04T01:13:00Z"/>
            </w:rPr>
          </w:rPrChange>
        </w:rPr>
        <w:pPrChange w:id="10" w:author="Papman Mara" w:date="2018-07-06T16:40:00Z">
          <w:pPr>
            <w:pStyle w:val="Listenabsatz"/>
            <w:spacing w:after="0" w:line="240" w:lineRule="auto"/>
            <w:ind w:firstLine="720"/>
          </w:pPr>
        </w:pPrChange>
      </w:pPr>
    </w:p>
    <w:p w14:paraId="7EA660ED" w14:textId="383107F5" w:rsidR="00D95E18" w:rsidRPr="00D95E18" w:rsidRDefault="00D95E18">
      <w:pPr>
        <w:pStyle w:val="Listenabsatz"/>
        <w:spacing w:after="0" w:line="240" w:lineRule="auto"/>
        <w:ind w:firstLine="720"/>
        <w:rPr>
          <w:rFonts w:ascii="Cambria" w:hAnsi="Cambria"/>
          <w:color w:val="0000FF"/>
          <w:rPrChange w:id="11" w:author="Papman Mara" w:date="2018-07-04T01:10:00Z">
            <w:rPr/>
          </w:rPrChange>
        </w:rPr>
      </w:pPr>
      <w:ins w:id="12" w:author="Papman Mara" w:date="2018-07-04T01:13:00Z">
        <w:r w:rsidRPr="00D95E18">
          <w:rPr>
            <w:rFonts w:ascii="Cambria" w:hAnsi="Cambria"/>
            <w:color w:val="0000FF"/>
          </w:rPr>
          <w:t>Piezo1</w:t>
        </w:r>
      </w:ins>
      <w:ins w:id="13" w:author="Papman Mara" w:date="2018-07-06T15:55:00Z">
        <w:r w:rsidR="002D3594">
          <w:rPr>
            <w:rFonts w:ascii="Cambria" w:hAnsi="Cambria"/>
            <w:color w:val="0000FF"/>
          </w:rPr>
          <w:t xml:space="preserve"> </w:t>
        </w:r>
      </w:ins>
      <w:ins w:id="14" w:author="Papman Mara" w:date="2018-07-04T01:13:00Z">
        <w:r w:rsidRPr="00D95E18">
          <w:rPr>
            <w:rFonts w:ascii="Cambria" w:hAnsi="Cambria"/>
            <w:color w:val="0000FF"/>
          </w:rPr>
          <w:t>is found in non-sensory tissues, where it helps cells sense local changes in fluid pressure.</w:t>
        </w:r>
      </w:ins>
    </w:p>
    <w:p w14:paraId="72D8BB6C" w14:textId="77777777" w:rsidR="00AB5384" w:rsidRPr="00AB5384" w:rsidRDefault="00AB5384" w:rsidP="00AB5384">
      <w:pPr>
        <w:pStyle w:val="Listenabsatz"/>
        <w:spacing w:after="0" w:line="240" w:lineRule="auto"/>
        <w:ind w:firstLine="720"/>
        <w:rPr>
          <w:rFonts w:ascii="Cambria" w:hAnsi="Cambria"/>
          <w:color w:val="0000FF"/>
        </w:rPr>
      </w:pPr>
    </w:p>
    <w:p w14:paraId="5DBA5E38" w14:textId="6D3EA246" w:rsidR="00BD0B59" w:rsidRDefault="00857758" w:rsidP="00AB5384">
      <w:pPr>
        <w:pStyle w:val="Listenabsatz"/>
        <w:numPr>
          <w:ilvl w:val="1"/>
          <w:numId w:val="1"/>
        </w:numPr>
        <w:spacing w:after="0" w:line="240" w:lineRule="auto"/>
        <w:rPr>
          <w:rFonts w:ascii="Cambria" w:hAnsi="Cambria"/>
        </w:rPr>
      </w:pPr>
      <w:r w:rsidRPr="009D1E38">
        <w:rPr>
          <w:rFonts w:ascii="Cambria" w:hAnsi="Cambria"/>
        </w:rPr>
        <w:t>*</w:t>
      </w:r>
      <w:r w:rsidR="00553A8D" w:rsidRPr="002D3553">
        <w:rPr>
          <w:rFonts w:ascii="Cambria" w:hAnsi="Cambria"/>
          <w:i/>
          <w:u w:val="single"/>
        </w:rPr>
        <w:t>Players</w:t>
      </w:r>
      <w:r w:rsidR="00553A8D">
        <w:rPr>
          <w:rFonts w:ascii="Cambria" w:hAnsi="Cambria"/>
        </w:rPr>
        <w:t>: Name</w:t>
      </w:r>
      <w:r w:rsidR="00BD0B59">
        <w:rPr>
          <w:rFonts w:ascii="Cambria" w:hAnsi="Cambria"/>
        </w:rPr>
        <w:t xml:space="preserve"> the key </w:t>
      </w:r>
      <w:r w:rsidR="00553A8D">
        <w:rPr>
          <w:rFonts w:ascii="Cambria" w:hAnsi="Cambria"/>
        </w:rPr>
        <w:t xml:space="preserve">molecule(s) (proteins, nucleic acid, etc.) </w:t>
      </w:r>
      <w:r w:rsidR="00BD0B59">
        <w:rPr>
          <w:rFonts w:ascii="Cambria" w:hAnsi="Cambria"/>
        </w:rPr>
        <w:t>performing the function(s)</w:t>
      </w:r>
      <w:r w:rsidR="00B043D2">
        <w:rPr>
          <w:rFonts w:ascii="Cambria" w:hAnsi="Cambria"/>
        </w:rPr>
        <w:t xml:space="preserve"> listed above</w:t>
      </w:r>
      <w:r w:rsidR="00BD0B59">
        <w:rPr>
          <w:rFonts w:ascii="Cambria" w:hAnsi="Cambria"/>
        </w:rPr>
        <w:t>?</w:t>
      </w:r>
      <w:r w:rsidR="00553A8D">
        <w:rPr>
          <w:rFonts w:ascii="Cambria" w:hAnsi="Cambria"/>
        </w:rPr>
        <w:t xml:space="preserve"> Are there any </w:t>
      </w:r>
      <w:r w:rsidR="0083699A">
        <w:rPr>
          <w:rFonts w:ascii="Cambria" w:hAnsi="Cambria"/>
        </w:rPr>
        <w:t xml:space="preserve">other </w:t>
      </w:r>
      <w:r w:rsidR="00553A8D">
        <w:rPr>
          <w:rFonts w:ascii="Cambria" w:hAnsi="Cambria"/>
        </w:rPr>
        <w:t xml:space="preserve">molecules mentioned in the article that </w:t>
      </w:r>
      <w:r w:rsidR="00B043D2">
        <w:rPr>
          <w:rFonts w:ascii="Cambria" w:hAnsi="Cambria"/>
        </w:rPr>
        <w:t>inter</w:t>
      </w:r>
      <w:r w:rsidR="00A54467">
        <w:rPr>
          <w:rFonts w:ascii="Cambria" w:hAnsi="Cambria"/>
        </w:rPr>
        <w:t xml:space="preserve">act with the molecule </w:t>
      </w:r>
      <w:r w:rsidR="00B043D2">
        <w:rPr>
          <w:rFonts w:ascii="Cambria" w:hAnsi="Cambria"/>
        </w:rPr>
        <w:t xml:space="preserve">being studied – either </w:t>
      </w:r>
      <w:r w:rsidR="0083699A">
        <w:rPr>
          <w:rFonts w:ascii="Cambria" w:hAnsi="Cambria"/>
        </w:rPr>
        <w:t>facilitating</w:t>
      </w:r>
      <w:r w:rsidR="00553A8D">
        <w:rPr>
          <w:rFonts w:ascii="Cambria" w:hAnsi="Cambria"/>
        </w:rPr>
        <w:t xml:space="preserve"> or </w:t>
      </w:r>
      <w:r w:rsidR="00A54467">
        <w:rPr>
          <w:rFonts w:ascii="Cambria" w:hAnsi="Cambria"/>
        </w:rPr>
        <w:t xml:space="preserve">regulating </w:t>
      </w:r>
      <w:r w:rsidR="00553A8D">
        <w:rPr>
          <w:rFonts w:ascii="Cambria" w:hAnsi="Cambria"/>
        </w:rPr>
        <w:t xml:space="preserve">the </w:t>
      </w:r>
      <w:r w:rsidR="008A3403">
        <w:rPr>
          <w:rFonts w:ascii="Cambria" w:hAnsi="Cambria"/>
        </w:rPr>
        <w:t xml:space="preserve">discussed </w:t>
      </w:r>
      <w:r w:rsidR="00553A8D">
        <w:rPr>
          <w:rFonts w:ascii="Cambria" w:hAnsi="Cambria"/>
        </w:rPr>
        <w:t>function? Name the</w:t>
      </w:r>
      <w:r w:rsidR="0083699A">
        <w:rPr>
          <w:rFonts w:ascii="Cambria" w:hAnsi="Cambria"/>
        </w:rPr>
        <w:t xml:space="preserve"> </w:t>
      </w:r>
      <w:r w:rsidR="00553A8D">
        <w:rPr>
          <w:rFonts w:ascii="Cambria" w:hAnsi="Cambria"/>
        </w:rPr>
        <w:t>m</w:t>
      </w:r>
      <w:r w:rsidR="0083699A">
        <w:rPr>
          <w:rFonts w:ascii="Cambria" w:hAnsi="Cambria"/>
        </w:rPr>
        <w:t>olecule(s)</w:t>
      </w:r>
      <w:r w:rsidR="00553A8D">
        <w:rPr>
          <w:rFonts w:ascii="Cambria" w:hAnsi="Cambria"/>
        </w:rPr>
        <w:t>.</w:t>
      </w:r>
      <w:r>
        <w:rPr>
          <w:rFonts w:ascii="Cambria" w:hAnsi="Cambria"/>
        </w:rPr>
        <w:t xml:space="preserve"> </w:t>
      </w:r>
    </w:p>
    <w:p w14:paraId="3A9F733C" w14:textId="589D6D6B" w:rsidR="00AB5384" w:rsidRDefault="00AB5384" w:rsidP="00AB5384">
      <w:pPr>
        <w:pStyle w:val="Listenabsatz"/>
        <w:spacing w:after="0" w:line="240" w:lineRule="auto"/>
        <w:ind w:left="1440"/>
        <w:rPr>
          <w:ins w:id="15" w:author="Papman Mara" w:date="2018-07-04T01:17:00Z"/>
          <w:rFonts w:ascii="Cambria" w:hAnsi="Cambria"/>
          <w:color w:val="0000FF"/>
        </w:rPr>
      </w:pPr>
      <w:r w:rsidRPr="00AB5384">
        <w:rPr>
          <w:rFonts w:ascii="Cambria" w:hAnsi="Cambria"/>
          <w:color w:val="0000FF"/>
        </w:rPr>
        <w:t xml:space="preserve"> </w:t>
      </w:r>
      <w:ins w:id="16" w:author="Papman Mara" w:date="2018-07-04T01:15:00Z">
        <w:r w:rsidR="00D95E18" w:rsidRPr="00D95E18">
          <w:rPr>
            <w:rFonts w:ascii="Cambria" w:hAnsi="Cambria"/>
            <w:color w:val="0000FF"/>
          </w:rPr>
          <w:t>Changes in the tension of membranes cause these Piezo proteins to open up and allow positively-charged ions like calcium to enter the cell. This change in ion concentration triggers the sensory response of the cell.</w:t>
        </w:r>
      </w:ins>
    </w:p>
    <w:p w14:paraId="2A7B9556" w14:textId="77777777" w:rsidR="00D95E18" w:rsidRDefault="00D95E18" w:rsidP="00AB5384">
      <w:pPr>
        <w:pStyle w:val="Listenabsatz"/>
        <w:spacing w:after="0" w:line="240" w:lineRule="auto"/>
        <w:ind w:left="1440"/>
        <w:rPr>
          <w:ins w:id="17" w:author="Papman Mara" w:date="2018-07-04T01:16:00Z"/>
          <w:rFonts w:ascii="Cambria" w:hAnsi="Cambria"/>
          <w:color w:val="0000FF"/>
        </w:rPr>
      </w:pPr>
    </w:p>
    <w:p w14:paraId="2BD4619D" w14:textId="621CDA8F" w:rsidR="00D95E18" w:rsidRDefault="00D95E18" w:rsidP="00AB5384">
      <w:pPr>
        <w:pStyle w:val="Listenabsatz"/>
        <w:spacing w:after="0" w:line="240" w:lineRule="auto"/>
        <w:ind w:left="1440"/>
        <w:rPr>
          <w:ins w:id="18" w:author="Papman Mara" w:date="2018-07-04T01:20:00Z"/>
          <w:rFonts w:ascii="Cambria" w:hAnsi="Cambria"/>
          <w:color w:val="0000FF"/>
        </w:rPr>
      </w:pPr>
      <w:ins w:id="19" w:author="Papman Mara" w:date="2018-07-04T01:16:00Z">
        <w:r w:rsidRPr="00D95E18">
          <w:rPr>
            <w:rFonts w:ascii="Cambria" w:hAnsi="Cambria"/>
            <w:color w:val="0000FF"/>
          </w:rPr>
          <w:t>three more detailed structures have just been released (PDB entries 6b3r, 6bpz, 5z10)</w:t>
        </w:r>
      </w:ins>
    </w:p>
    <w:p w14:paraId="07F98362" w14:textId="0A31FB81" w:rsidR="00D95E18" w:rsidRDefault="00D95E18" w:rsidP="00AB5384">
      <w:pPr>
        <w:pStyle w:val="Listenabsatz"/>
        <w:spacing w:after="0" w:line="240" w:lineRule="auto"/>
        <w:ind w:left="1440"/>
        <w:rPr>
          <w:ins w:id="20" w:author="Papman Mara" w:date="2018-07-04T01:20:00Z"/>
          <w:rFonts w:ascii="Cambria" w:hAnsi="Cambria"/>
          <w:color w:val="0000FF"/>
        </w:rPr>
      </w:pPr>
    </w:p>
    <w:p w14:paraId="3A8A407B" w14:textId="44AD61C1" w:rsidR="00D95E18" w:rsidRPr="00AB5384" w:rsidRDefault="00D95E18" w:rsidP="00AB5384">
      <w:pPr>
        <w:pStyle w:val="Listenabsatz"/>
        <w:spacing w:after="0" w:line="240" w:lineRule="auto"/>
        <w:ind w:left="1440"/>
        <w:rPr>
          <w:rFonts w:ascii="Cambria" w:hAnsi="Cambria"/>
          <w:color w:val="0000FF"/>
        </w:rPr>
      </w:pPr>
      <w:ins w:id="21" w:author="Papman Mara" w:date="2018-07-04T01:20:00Z">
        <w:r w:rsidRPr="00D95E18">
          <w:rPr>
            <w:rFonts w:ascii="Cambria" w:hAnsi="Cambria"/>
            <w:color w:val="0000FF"/>
          </w:rPr>
          <w:t>These mutant channels are more active than usual and allow excess calcium to enter red blood cells. This has a domino effect on other channels and ultimately leads to dehydration of the cell. Normally this would be a problem, but in areas of the world plagued with malaria, the mutation is very common because the dehydrated cells are resistant to the malaria parasite.</w:t>
        </w:r>
      </w:ins>
    </w:p>
    <w:p w14:paraId="0EED23F7" w14:textId="77777777" w:rsidR="00AB5384" w:rsidRPr="00DD51AD" w:rsidRDefault="00AB5384" w:rsidP="00DD51AD">
      <w:pPr>
        <w:spacing w:after="0" w:line="240" w:lineRule="auto"/>
        <w:rPr>
          <w:rFonts w:ascii="Cambria" w:hAnsi="Cambria"/>
        </w:rPr>
      </w:pPr>
    </w:p>
    <w:p w14:paraId="10A4FD83" w14:textId="77777777" w:rsidR="00B043D2" w:rsidRDefault="00B043D2" w:rsidP="00AB5384">
      <w:pPr>
        <w:pStyle w:val="Listenabsatz"/>
        <w:spacing w:after="0" w:line="240" w:lineRule="auto"/>
        <w:ind w:left="1440"/>
        <w:rPr>
          <w:rFonts w:ascii="Cambria" w:hAnsi="Cambria"/>
        </w:rPr>
      </w:pPr>
    </w:p>
    <w:p w14:paraId="3A89837D" w14:textId="1E7300CA" w:rsidR="00AB5384" w:rsidDel="00E65A11" w:rsidRDefault="00553A8D" w:rsidP="0083699A">
      <w:pPr>
        <w:pStyle w:val="Listenabsatz"/>
        <w:numPr>
          <w:ilvl w:val="1"/>
          <w:numId w:val="1"/>
        </w:numPr>
        <w:spacing w:after="0" w:line="240" w:lineRule="auto"/>
        <w:rPr>
          <w:del w:id="22" w:author="Papman Mara" w:date="2018-07-04T01:41:00Z"/>
          <w:rFonts w:ascii="Cambria" w:hAnsi="Cambria"/>
        </w:rPr>
      </w:pPr>
      <w:r w:rsidRPr="002D3553">
        <w:rPr>
          <w:rFonts w:ascii="Cambria" w:hAnsi="Cambria"/>
          <w:i/>
          <w:u w:val="single"/>
        </w:rPr>
        <w:t>B</w:t>
      </w:r>
      <w:r w:rsidR="00DA729E" w:rsidRPr="002D3553">
        <w:rPr>
          <w:rFonts w:ascii="Cambria" w:hAnsi="Cambria"/>
          <w:i/>
          <w:u w:val="single"/>
        </w:rPr>
        <w:t>ig picture</w:t>
      </w:r>
      <w:r>
        <w:rPr>
          <w:rFonts w:ascii="Cambria" w:hAnsi="Cambria"/>
        </w:rPr>
        <w:t>:</w:t>
      </w:r>
      <w:r w:rsidR="00DA729E" w:rsidRPr="00E37272">
        <w:rPr>
          <w:rFonts w:ascii="Cambria" w:hAnsi="Cambria"/>
        </w:rPr>
        <w:t xml:space="preserve"> </w:t>
      </w:r>
      <w:r>
        <w:rPr>
          <w:rFonts w:ascii="Cambria" w:hAnsi="Cambria"/>
        </w:rPr>
        <w:t>Describe in 3-4 sentences how</w:t>
      </w:r>
      <w:r w:rsidR="008F50C6" w:rsidRPr="00E37272">
        <w:rPr>
          <w:rFonts w:ascii="Cambria" w:hAnsi="Cambria"/>
        </w:rPr>
        <w:t xml:space="preserve"> </w:t>
      </w:r>
      <w:r>
        <w:rPr>
          <w:rFonts w:ascii="Cambria" w:hAnsi="Cambria"/>
        </w:rPr>
        <w:t xml:space="preserve">reading </w:t>
      </w:r>
      <w:r w:rsidR="008F50C6" w:rsidRPr="00E37272">
        <w:rPr>
          <w:rFonts w:ascii="Cambria" w:hAnsi="Cambria"/>
        </w:rPr>
        <w:t xml:space="preserve">this </w:t>
      </w:r>
      <w:r>
        <w:rPr>
          <w:rFonts w:ascii="Cambria" w:hAnsi="Cambria"/>
        </w:rPr>
        <w:t>article</w:t>
      </w:r>
      <w:r w:rsidR="005E2A84" w:rsidRPr="00E37272">
        <w:rPr>
          <w:rFonts w:ascii="Cambria" w:hAnsi="Cambria"/>
        </w:rPr>
        <w:t xml:space="preserve"> </w:t>
      </w:r>
      <w:r>
        <w:rPr>
          <w:rFonts w:ascii="Cambria" w:hAnsi="Cambria"/>
        </w:rPr>
        <w:t>helps you understand</w:t>
      </w:r>
      <w:r w:rsidR="005E2A84" w:rsidRPr="00E37272">
        <w:rPr>
          <w:rFonts w:ascii="Cambria" w:hAnsi="Cambria"/>
        </w:rPr>
        <w:t xml:space="preserve"> </w:t>
      </w:r>
      <w:r>
        <w:rPr>
          <w:rFonts w:ascii="Cambria" w:hAnsi="Cambria"/>
        </w:rPr>
        <w:t xml:space="preserve">the function of </w:t>
      </w:r>
      <w:r w:rsidR="005E2A84" w:rsidRPr="00E37272">
        <w:rPr>
          <w:rFonts w:ascii="Cambria" w:hAnsi="Cambria"/>
        </w:rPr>
        <w:t>a living organism</w:t>
      </w:r>
      <w:r>
        <w:rPr>
          <w:rFonts w:ascii="Cambria" w:hAnsi="Cambria"/>
        </w:rPr>
        <w:t xml:space="preserve"> or </w:t>
      </w:r>
      <w:r w:rsidR="0078661D" w:rsidRPr="00E37272">
        <w:rPr>
          <w:rFonts w:ascii="Cambria" w:hAnsi="Cambria"/>
        </w:rPr>
        <w:t xml:space="preserve">the world </w:t>
      </w:r>
      <w:r>
        <w:rPr>
          <w:rFonts w:ascii="Cambria" w:hAnsi="Cambria"/>
        </w:rPr>
        <w:t>around you</w:t>
      </w:r>
      <w:r w:rsidR="0078661D" w:rsidRPr="00E37272">
        <w:rPr>
          <w:rFonts w:ascii="Cambria" w:hAnsi="Cambria"/>
        </w:rPr>
        <w:t>?</w:t>
      </w:r>
    </w:p>
    <w:p w14:paraId="3CF1F783" w14:textId="77777777" w:rsidR="00E65A11" w:rsidRDefault="00E65A11" w:rsidP="00AB5384">
      <w:pPr>
        <w:pStyle w:val="Listenabsatz"/>
        <w:numPr>
          <w:ilvl w:val="1"/>
          <w:numId w:val="1"/>
        </w:numPr>
        <w:spacing w:after="0" w:line="240" w:lineRule="auto"/>
        <w:rPr>
          <w:ins w:id="23" w:author="Papman Mara" w:date="2018-07-04T01:41:00Z"/>
          <w:rFonts w:ascii="Cambria" w:hAnsi="Cambria"/>
        </w:rPr>
      </w:pPr>
    </w:p>
    <w:p w14:paraId="47427AE2" w14:textId="76BAE72A" w:rsidR="0083699A" w:rsidRPr="00592FCB" w:rsidRDefault="00592FCB">
      <w:pPr>
        <w:pStyle w:val="Listenabsatz"/>
        <w:spacing w:after="0" w:line="240" w:lineRule="auto"/>
        <w:ind w:left="1440"/>
        <w:rPr>
          <w:rFonts w:ascii="Cambria" w:eastAsia="SimSun" w:hAnsi="Cambria"/>
          <w:color w:val="0070C0"/>
          <w:lang w:eastAsia="zh-CN"/>
          <w:rPrChange w:id="24" w:author="Papman Mara" w:date="2018-07-04T01:43:00Z">
            <w:rPr/>
          </w:rPrChange>
        </w:rPr>
        <w:pPrChange w:id="25" w:author="Papman Mara" w:date="2018-07-04T01:41:00Z">
          <w:pPr>
            <w:spacing w:after="0" w:line="240" w:lineRule="auto"/>
          </w:pPr>
        </w:pPrChange>
      </w:pPr>
      <w:ins w:id="26" w:author="Papman Mara" w:date="2018-07-04T01:43:00Z">
        <w:r w:rsidRPr="00592FCB">
          <w:rPr>
            <w:rFonts w:ascii="Cambria" w:eastAsia="SimSun" w:hAnsi="Cambria"/>
            <w:color w:val="0070C0"/>
            <w:lang w:eastAsia="zh-CN"/>
            <w:rPrChange w:id="27" w:author="Papman Mara" w:date="2018-07-04T01:43:00Z">
              <w:rPr>
                <w:rFonts w:ascii="Cambria" w:eastAsia="SimSun" w:hAnsi="Cambria"/>
                <w:lang w:eastAsia="zh-CN"/>
              </w:rPr>
            </w:rPrChange>
          </w:rPr>
          <w:t xml:space="preserve">By reading </w:t>
        </w:r>
        <w:r>
          <w:rPr>
            <w:rFonts w:ascii="Cambria" w:eastAsia="SimSun" w:hAnsi="Cambria"/>
            <w:color w:val="0070C0"/>
            <w:lang w:eastAsia="zh-CN"/>
          </w:rPr>
          <w:t xml:space="preserve">this article, I have known that even a single cell </w:t>
        </w:r>
      </w:ins>
      <w:ins w:id="28" w:author="Papman Mara" w:date="2018-07-04T01:44:00Z">
        <w:r>
          <w:rPr>
            <w:rFonts w:ascii="Cambria" w:eastAsia="SimSun" w:hAnsi="Cambria"/>
            <w:color w:val="0070C0"/>
            <w:lang w:eastAsia="zh-CN"/>
          </w:rPr>
          <w:t>has its own way to detect the slight environmental changes through different proteins</w:t>
        </w:r>
      </w:ins>
      <w:ins w:id="29" w:author="Papman Mara" w:date="2018-07-04T01:45:00Z">
        <w:r>
          <w:rPr>
            <w:rFonts w:ascii="Cambria" w:eastAsia="SimSun" w:hAnsi="Cambria"/>
            <w:color w:val="0070C0"/>
            <w:lang w:eastAsia="zh-CN"/>
          </w:rPr>
          <w:t xml:space="preserve"> and afterwards it can give feedback to these changes to maintain the inner equilibrium or to </w:t>
        </w:r>
      </w:ins>
      <w:ins w:id="30" w:author="Papman Mara" w:date="2018-07-04T01:46:00Z">
        <w:r>
          <w:rPr>
            <w:rFonts w:ascii="Cambria" w:eastAsia="SimSun" w:hAnsi="Cambria"/>
            <w:color w:val="0070C0"/>
            <w:lang w:eastAsia="zh-CN"/>
          </w:rPr>
          <w:t>generate</w:t>
        </w:r>
      </w:ins>
      <w:ins w:id="31" w:author="Papman Mara" w:date="2018-07-04T01:45:00Z">
        <w:r>
          <w:rPr>
            <w:rFonts w:ascii="Cambria" w:eastAsia="SimSun" w:hAnsi="Cambria"/>
            <w:color w:val="0070C0"/>
            <w:lang w:eastAsia="zh-CN"/>
          </w:rPr>
          <w:t xml:space="preserve"> a </w:t>
        </w:r>
      </w:ins>
      <w:ins w:id="32" w:author="Papman Mara" w:date="2018-07-04T01:46:00Z">
        <w:r>
          <w:rPr>
            <w:rFonts w:ascii="Cambria" w:eastAsia="SimSun" w:hAnsi="Cambria"/>
            <w:color w:val="0070C0"/>
            <w:lang w:eastAsia="zh-CN"/>
          </w:rPr>
          <w:t>special</w:t>
        </w:r>
      </w:ins>
      <w:ins w:id="33" w:author="Papman Mara" w:date="2018-07-04T01:45:00Z">
        <w:r>
          <w:rPr>
            <w:rFonts w:ascii="Cambria" w:eastAsia="SimSun" w:hAnsi="Cambria"/>
            <w:color w:val="0070C0"/>
            <w:lang w:eastAsia="zh-CN"/>
          </w:rPr>
          <w:t xml:space="preserve"> signal</w:t>
        </w:r>
      </w:ins>
      <w:ins w:id="34" w:author="Papman Mara" w:date="2018-07-04T01:46:00Z">
        <w:r>
          <w:rPr>
            <w:rFonts w:ascii="Cambria" w:eastAsia="SimSun" w:hAnsi="Cambria"/>
            <w:color w:val="0070C0"/>
            <w:lang w:eastAsia="zh-CN"/>
          </w:rPr>
          <w:t>.</w:t>
        </w:r>
      </w:ins>
      <w:ins w:id="35" w:author="Papman Mara" w:date="2018-07-04T02:02:00Z">
        <w:r w:rsidR="0025197A">
          <w:rPr>
            <w:rFonts w:ascii="Cambria" w:eastAsia="SimSun" w:hAnsi="Cambria"/>
            <w:color w:val="0070C0"/>
            <w:lang w:eastAsia="zh-CN"/>
          </w:rPr>
          <w:t xml:space="preserve"> Cell is </w:t>
        </w:r>
        <w:proofErr w:type="spellStart"/>
        <w:proofErr w:type="gramStart"/>
        <w:r w:rsidR="0025197A">
          <w:rPr>
            <w:rFonts w:ascii="Cambria" w:eastAsia="SimSun" w:hAnsi="Cambria"/>
            <w:color w:val="0070C0"/>
            <w:lang w:eastAsia="zh-CN"/>
          </w:rPr>
          <w:t>a</w:t>
        </w:r>
        <w:proofErr w:type="spellEnd"/>
        <w:proofErr w:type="gramEnd"/>
        <w:r w:rsidR="0025197A">
          <w:rPr>
            <w:rFonts w:ascii="Cambria" w:eastAsia="SimSun" w:hAnsi="Cambria"/>
            <w:color w:val="0070C0"/>
            <w:lang w:eastAsia="zh-CN"/>
          </w:rPr>
          <w:t xml:space="preserve"> extremely complex machine functioning perfectly with the ability of </w:t>
        </w:r>
      </w:ins>
      <w:ins w:id="36" w:author="Papman Mara" w:date="2018-07-04T02:03:00Z">
        <w:r w:rsidR="0025197A">
          <w:rPr>
            <w:rFonts w:ascii="Cambria" w:eastAsia="SimSun" w:hAnsi="Cambria"/>
            <w:color w:val="0070C0"/>
            <w:lang w:eastAsia="zh-CN"/>
          </w:rPr>
          <w:t>self-consistence.</w:t>
        </w:r>
      </w:ins>
      <w:ins w:id="37" w:author="Papman Mara" w:date="2018-07-04T02:04:00Z">
        <w:r w:rsidR="0025197A">
          <w:rPr>
            <w:rFonts w:ascii="Cambria" w:eastAsia="SimSun" w:hAnsi="Cambria"/>
            <w:color w:val="0070C0"/>
            <w:lang w:eastAsia="zh-CN"/>
          </w:rPr>
          <w:t xml:space="preserve"> </w:t>
        </w:r>
      </w:ins>
      <w:ins w:id="38" w:author="Papman Mara" w:date="2018-07-04T02:08:00Z">
        <w:r w:rsidR="0025197A">
          <w:rPr>
            <w:rFonts w:ascii="Cambria" w:eastAsia="SimSun" w:hAnsi="Cambria"/>
            <w:color w:val="0070C0"/>
            <w:lang w:eastAsia="zh-CN"/>
          </w:rPr>
          <w:t>The way how a cell manages to get the outer information is quite</w:t>
        </w:r>
      </w:ins>
      <w:ins w:id="39" w:author="Papman Mara" w:date="2018-07-04T02:09:00Z">
        <w:r w:rsidR="0025197A">
          <w:rPr>
            <w:rFonts w:ascii="Cambria" w:eastAsia="SimSun" w:hAnsi="Cambria"/>
            <w:color w:val="0070C0"/>
            <w:lang w:eastAsia="zh-CN"/>
          </w:rPr>
          <w:t xml:space="preserve"> affording for thought.</w:t>
        </w:r>
      </w:ins>
    </w:p>
    <w:p w14:paraId="5C710EE2" w14:textId="05ED906D" w:rsidR="0083699A" w:rsidRPr="00592FCB" w:rsidRDefault="0083699A" w:rsidP="00AB5384">
      <w:pPr>
        <w:spacing w:after="0" w:line="240" w:lineRule="auto"/>
        <w:ind w:left="1440"/>
        <w:rPr>
          <w:rFonts w:ascii="Cambria" w:eastAsia="SimSun" w:hAnsi="Cambria"/>
          <w:lang w:eastAsia="zh-CN"/>
          <w:rPrChange w:id="40" w:author="Papman Mara" w:date="2018-07-04T01:46:00Z">
            <w:rPr>
              <w:rFonts w:ascii="Cambria" w:hAnsi="Cambria"/>
            </w:rPr>
          </w:rPrChange>
        </w:rPr>
      </w:pPr>
    </w:p>
    <w:p w14:paraId="6EBB3710" w14:textId="77777777" w:rsidR="00553A8D" w:rsidRDefault="00857758" w:rsidP="00AB5384">
      <w:pPr>
        <w:pStyle w:val="Listenabsatz"/>
        <w:numPr>
          <w:ilvl w:val="0"/>
          <w:numId w:val="1"/>
        </w:numPr>
        <w:spacing w:after="0" w:line="240" w:lineRule="auto"/>
        <w:rPr>
          <w:rFonts w:ascii="Cambria" w:hAnsi="Cambria"/>
        </w:rPr>
      </w:pPr>
      <w:r>
        <w:rPr>
          <w:rFonts w:ascii="Cambria" w:hAnsi="Cambria"/>
        </w:rPr>
        <w:t>*</w:t>
      </w:r>
      <w:r w:rsidR="00AB1BEF">
        <w:rPr>
          <w:rFonts w:ascii="Cambria" w:hAnsi="Cambria"/>
        </w:rPr>
        <w:t>Explore the structure-</w:t>
      </w:r>
      <w:r w:rsidR="00553A8D">
        <w:rPr>
          <w:rFonts w:ascii="Cambria" w:hAnsi="Cambria"/>
        </w:rPr>
        <w:t xml:space="preserve">function </w:t>
      </w:r>
      <w:r w:rsidR="00AB1BEF">
        <w:rPr>
          <w:rFonts w:ascii="Cambria" w:hAnsi="Cambria"/>
        </w:rPr>
        <w:t xml:space="preserve">relationship </w:t>
      </w:r>
      <w:r w:rsidR="00553A8D">
        <w:rPr>
          <w:rFonts w:ascii="Cambria" w:hAnsi="Cambria"/>
        </w:rPr>
        <w:t>of the molecule(s) discussed in the article</w:t>
      </w:r>
    </w:p>
    <w:p w14:paraId="1F3C6404" w14:textId="6DFE47F9" w:rsidR="00AB1BEF" w:rsidRDefault="00553A8D" w:rsidP="00AB5384">
      <w:pPr>
        <w:pStyle w:val="Listenabsatz"/>
        <w:numPr>
          <w:ilvl w:val="1"/>
          <w:numId w:val="1"/>
        </w:numPr>
        <w:spacing w:after="0" w:line="240" w:lineRule="auto"/>
        <w:rPr>
          <w:ins w:id="41" w:author="Papman Mara" w:date="2018-07-06T15:31:00Z"/>
          <w:rFonts w:ascii="Cambria" w:hAnsi="Cambria"/>
        </w:rPr>
      </w:pPr>
      <w:r w:rsidRPr="002D3553">
        <w:rPr>
          <w:rFonts w:ascii="Cambria" w:hAnsi="Cambria"/>
          <w:i/>
          <w:u w:val="single"/>
        </w:rPr>
        <w:t>Overview</w:t>
      </w:r>
      <w:r>
        <w:rPr>
          <w:rFonts w:ascii="Cambria" w:hAnsi="Cambria"/>
        </w:rPr>
        <w:t>:</w:t>
      </w:r>
      <w:r w:rsidR="00AB1BEF">
        <w:rPr>
          <w:rFonts w:ascii="Cambria" w:hAnsi="Cambria"/>
        </w:rPr>
        <w:t xml:space="preserve"> Describe how the shape, size and interaction of relev</w:t>
      </w:r>
      <w:r w:rsidR="008A3403">
        <w:rPr>
          <w:rFonts w:ascii="Cambria" w:hAnsi="Cambria"/>
        </w:rPr>
        <w:t xml:space="preserve">ant molecules </w:t>
      </w:r>
      <w:r w:rsidR="0083699A">
        <w:rPr>
          <w:rFonts w:ascii="Cambria" w:hAnsi="Cambria"/>
        </w:rPr>
        <w:t xml:space="preserve">discussed in the article </w:t>
      </w:r>
      <w:r w:rsidR="008A3403">
        <w:rPr>
          <w:rFonts w:ascii="Cambria" w:hAnsi="Cambria"/>
        </w:rPr>
        <w:t xml:space="preserve">help </w:t>
      </w:r>
      <w:r w:rsidR="00B043D2">
        <w:rPr>
          <w:rFonts w:ascii="Cambria" w:hAnsi="Cambria"/>
        </w:rPr>
        <w:t xml:space="preserve">in performing the </w:t>
      </w:r>
      <w:r w:rsidR="008A3403">
        <w:rPr>
          <w:rFonts w:ascii="Cambria" w:hAnsi="Cambria"/>
        </w:rPr>
        <w:t>function</w:t>
      </w:r>
      <w:r w:rsidR="00AB1BEF">
        <w:rPr>
          <w:rFonts w:ascii="Cambria" w:hAnsi="Cambria"/>
        </w:rPr>
        <w:t xml:space="preserve"> </w:t>
      </w:r>
    </w:p>
    <w:p w14:paraId="4F1C16F0" w14:textId="26D159AC" w:rsidR="007D7A5B" w:rsidRPr="007D7A5B" w:rsidRDefault="007D7A5B">
      <w:pPr>
        <w:spacing w:after="0" w:line="240" w:lineRule="auto"/>
        <w:ind w:left="1080"/>
        <w:rPr>
          <w:rFonts w:ascii="Cambria" w:hAnsi="Cambria"/>
        </w:rPr>
        <w:pPrChange w:id="42" w:author="Papman Mara" w:date="2018-07-06T15:31:00Z">
          <w:pPr>
            <w:pStyle w:val="Listenabsatz"/>
            <w:numPr>
              <w:ilvl w:val="1"/>
              <w:numId w:val="1"/>
            </w:numPr>
            <w:spacing w:after="0" w:line="240" w:lineRule="auto"/>
            <w:ind w:left="1440" w:hanging="360"/>
          </w:pPr>
        </w:pPrChange>
      </w:pPr>
      <w:ins w:id="43" w:author="Papman Mara" w:date="2018-07-06T15:31:00Z">
        <w:r>
          <w:rPr>
            <w:noProof/>
          </w:rPr>
          <w:lastRenderedPageBreak/>
          <w:drawing>
            <wp:inline distT="0" distB="0" distL="0" distR="0" wp14:anchorId="5434396C" wp14:editId="6F7CF032">
              <wp:extent cx="5093206" cy="3401568"/>
              <wp:effectExtent l="0" t="0" r="0" b="8890"/>
              <wp:docPr id="1" name="图片 1" descr="https://cdn.rcsb.org/pdb101/motm/images/223-Piezo1_Mechanosensitive_Channel-6b3r_JSmol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https://cdn.rcsb.org/pdb101/motm/images/223-Piezo1_Mechanosensitive_Channel-6b3r_JSmol.jpg"/>
                      <pic:cNvPicPr>
                        <a:picLocks noChangeAspect="1" noChangeArrowheads="1"/>
                      </pic:cNvPicPr>
                    </pic:nvPicPr>
                    <pic:blipFill>
                      <a:blip r:embed="rId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115184" cy="341624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3FEE6D97" w14:textId="77777777" w:rsidR="007D7A5B" w:rsidRDefault="007D7A5B" w:rsidP="00AB5384">
      <w:pPr>
        <w:pStyle w:val="Listenabsatz"/>
        <w:spacing w:after="0" w:line="240" w:lineRule="auto"/>
        <w:ind w:left="1440"/>
        <w:rPr>
          <w:ins w:id="44" w:author="Papman Mara" w:date="2018-07-06T15:31:00Z"/>
          <w:rFonts w:ascii="Cambria" w:hAnsi="Cambria"/>
          <w:color w:val="2F5496" w:themeColor="accent5" w:themeShade="BF"/>
        </w:rPr>
      </w:pPr>
      <w:ins w:id="45" w:author="Papman Mara" w:date="2018-07-06T15:29:00Z">
        <w:r w:rsidRPr="007D7A5B">
          <w:rPr>
            <w:rFonts w:ascii="Cambria" w:hAnsi="Cambria"/>
            <w:color w:val="2F5496" w:themeColor="accent5" w:themeShade="BF"/>
            <w:rPrChange w:id="46" w:author="Papman Mara" w:date="2018-07-06T15:29:00Z">
              <w:rPr>
                <w:rFonts w:ascii="Cambria" w:hAnsi="Cambria"/>
              </w:rPr>
            </w:rPrChange>
          </w:rPr>
          <w:t xml:space="preserve">The blades (blue) are composed of a series of similar domains that are embedded in the membrane. </w:t>
        </w:r>
      </w:ins>
    </w:p>
    <w:p w14:paraId="0F72F2E4" w14:textId="77777777" w:rsidR="007D7A5B" w:rsidRDefault="007D7A5B" w:rsidP="00AB5384">
      <w:pPr>
        <w:pStyle w:val="Listenabsatz"/>
        <w:spacing w:after="0" w:line="240" w:lineRule="auto"/>
        <w:ind w:left="1440"/>
        <w:rPr>
          <w:ins w:id="47" w:author="Papman Mara" w:date="2018-07-06T15:32:00Z"/>
          <w:rFonts w:ascii="Cambria" w:hAnsi="Cambria"/>
          <w:color w:val="2F5496" w:themeColor="accent5" w:themeShade="BF"/>
        </w:rPr>
      </w:pPr>
      <w:ins w:id="48" w:author="Papman Mara" w:date="2018-07-06T15:31:00Z">
        <w:r>
          <w:rPr>
            <w:rFonts w:ascii="Cambria" w:hAnsi="Cambria"/>
            <w:color w:val="2F5496" w:themeColor="accent5" w:themeShade="BF"/>
          </w:rPr>
          <w:t>T</w:t>
        </w:r>
      </w:ins>
      <w:ins w:id="49" w:author="Papman Mara" w:date="2018-07-06T15:29:00Z">
        <w:r w:rsidRPr="007D7A5B">
          <w:rPr>
            <w:rFonts w:ascii="Cambria" w:hAnsi="Cambria"/>
            <w:color w:val="2F5496" w:themeColor="accent5" w:themeShade="BF"/>
            <w:rPrChange w:id="50" w:author="Papman Mara" w:date="2018-07-06T15:29:00Z">
              <w:rPr>
                <w:rFonts w:ascii="Cambria" w:hAnsi="Cambria"/>
              </w:rPr>
            </w:rPrChange>
          </w:rPr>
          <w:t xml:space="preserve">he blades are not flat, but instead bend the membrane into a cup shape. </w:t>
        </w:r>
      </w:ins>
    </w:p>
    <w:p w14:paraId="7D111D97" w14:textId="77777777" w:rsidR="007D7A5B" w:rsidRDefault="007D7A5B" w:rsidP="00AB5384">
      <w:pPr>
        <w:pStyle w:val="Listenabsatz"/>
        <w:spacing w:after="0" w:line="240" w:lineRule="auto"/>
        <w:ind w:left="1440"/>
        <w:rPr>
          <w:ins w:id="51" w:author="Papman Mara" w:date="2018-07-06T15:32:00Z"/>
          <w:rFonts w:ascii="Cambria" w:hAnsi="Cambria"/>
          <w:color w:val="2F5496" w:themeColor="accent5" w:themeShade="BF"/>
        </w:rPr>
      </w:pPr>
      <w:ins w:id="52" w:author="Papman Mara" w:date="2018-07-06T15:29:00Z">
        <w:r w:rsidRPr="007D7A5B">
          <w:rPr>
            <w:rFonts w:ascii="Cambria" w:hAnsi="Cambria"/>
            <w:color w:val="2F5496" w:themeColor="accent5" w:themeShade="BF"/>
            <w:rPrChange w:id="53" w:author="Papman Mara" w:date="2018-07-06T15:29:00Z">
              <w:rPr>
                <w:rFonts w:ascii="Cambria" w:hAnsi="Cambria"/>
              </w:rPr>
            </w:rPrChange>
          </w:rPr>
          <w:t xml:space="preserve">A cluster of acidic amino acids (magenta) in the CED domain (orange) is </w:t>
        </w:r>
        <w:proofErr w:type="spellStart"/>
        <w:r w:rsidRPr="007D7A5B">
          <w:rPr>
            <w:rFonts w:ascii="Cambria" w:hAnsi="Cambria"/>
            <w:color w:val="2F5496" w:themeColor="accent5" w:themeShade="BF"/>
            <w:rPrChange w:id="54" w:author="Papman Mara" w:date="2018-07-06T15:29:00Z">
              <w:rPr>
                <w:rFonts w:ascii="Cambria" w:hAnsi="Cambria"/>
              </w:rPr>
            </w:rPrChange>
          </w:rPr>
          <w:t>though</w:t>
        </w:r>
        <w:proofErr w:type="spellEnd"/>
        <w:r w:rsidRPr="007D7A5B">
          <w:rPr>
            <w:rFonts w:ascii="Cambria" w:hAnsi="Cambria"/>
            <w:color w:val="2F5496" w:themeColor="accent5" w:themeShade="BF"/>
            <w:rPrChange w:id="55" w:author="Papman Mara" w:date="2018-07-06T15:29:00Z">
              <w:rPr>
                <w:rFonts w:ascii="Cambria" w:hAnsi="Cambria"/>
              </w:rPr>
            </w:rPrChange>
          </w:rPr>
          <w:t xml:space="preserve"> to help manage access of calcium ions to the central channel, which is surrounded by three helices (red). </w:t>
        </w:r>
      </w:ins>
    </w:p>
    <w:p w14:paraId="06A07462" w14:textId="14A91D9F" w:rsidR="00AB5384" w:rsidRPr="007D7A5B" w:rsidRDefault="007D7A5B" w:rsidP="00AB5384">
      <w:pPr>
        <w:pStyle w:val="Listenabsatz"/>
        <w:spacing w:after="0" w:line="240" w:lineRule="auto"/>
        <w:ind w:left="1440"/>
        <w:rPr>
          <w:rFonts w:ascii="Cambria" w:hAnsi="Cambria"/>
          <w:color w:val="2F5496" w:themeColor="accent5" w:themeShade="BF"/>
          <w:rPrChange w:id="56" w:author="Papman Mara" w:date="2018-07-06T15:29:00Z">
            <w:rPr>
              <w:rFonts w:ascii="Cambria" w:hAnsi="Cambria"/>
            </w:rPr>
          </w:rPrChange>
        </w:rPr>
      </w:pPr>
      <w:ins w:id="57" w:author="Papman Mara" w:date="2018-07-06T15:29:00Z">
        <w:r w:rsidRPr="007D7A5B">
          <w:rPr>
            <w:rFonts w:ascii="Cambria" w:hAnsi="Cambria"/>
            <w:color w:val="2F5496" w:themeColor="accent5" w:themeShade="BF"/>
            <w:rPrChange w:id="58" w:author="Papman Mara" w:date="2018-07-06T15:29:00Z">
              <w:rPr>
                <w:rFonts w:ascii="Cambria" w:hAnsi="Cambria"/>
              </w:rPr>
            </w:rPrChange>
          </w:rPr>
          <w:t>A beam (green) connects the blades and the channel, presumably linking changes in the shapes of the blades to opening of the channel.</w:t>
        </w:r>
      </w:ins>
    </w:p>
    <w:p w14:paraId="249E554C" w14:textId="77777777" w:rsidR="00B043D2" w:rsidRPr="00DD51AD" w:rsidRDefault="00B043D2" w:rsidP="00DD51AD">
      <w:pPr>
        <w:spacing w:after="0" w:line="240" w:lineRule="auto"/>
        <w:rPr>
          <w:rFonts w:ascii="Cambria" w:hAnsi="Cambria"/>
        </w:rPr>
      </w:pPr>
    </w:p>
    <w:p w14:paraId="693AFBC1" w14:textId="77777777" w:rsidR="00B043D2" w:rsidRPr="00AB5384" w:rsidRDefault="00B043D2" w:rsidP="00AB5384">
      <w:pPr>
        <w:pStyle w:val="Listenabsatz"/>
        <w:spacing w:after="0" w:line="240" w:lineRule="auto"/>
        <w:ind w:left="1440"/>
        <w:rPr>
          <w:rFonts w:ascii="Cambria" w:hAnsi="Cambria"/>
        </w:rPr>
      </w:pPr>
    </w:p>
    <w:p w14:paraId="6AD5A306" w14:textId="77777777" w:rsidR="00553A8D" w:rsidRPr="00AB1BEF" w:rsidRDefault="00553A8D" w:rsidP="00AB5384">
      <w:pPr>
        <w:pStyle w:val="Listenabsatz"/>
        <w:numPr>
          <w:ilvl w:val="1"/>
          <w:numId w:val="1"/>
        </w:numPr>
        <w:spacing w:after="0" w:line="240" w:lineRule="auto"/>
        <w:rPr>
          <w:rFonts w:ascii="Cambria" w:hAnsi="Cambria"/>
        </w:rPr>
      </w:pPr>
      <w:r w:rsidRPr="002D3553">
        <w:rPr>
          <w:rFonts w:ascii="Cambria" w:hAnsi="Cambria"/>
          <w:i/>
          <w:u w:val="single"/>
        </w:rPr>
        <w:t>Details</w:t>
      </w:r>
      <w:r w:rsidRPr="00AB1BEF">
        <w:rPr>
          <w:rFonts w:ascii="Cambria" w:hAnsi="Cambria"/>
        </w:rPr>
        <w:t>:</w:t>
      </w:r>
      <w:r w:rsidR="00AB1BEF">
        <w:rPr>
          <w:rFonts w:ascii="Cambria" w:hAnsi="Cambria"/>
        </w:rPr>
        <w:t xml:space="preserve"> Go to “Exploring the Structure” section in the article and analyze the structures shown in detail.</w:t>
      </w:r>
    </w:p>
    <w:p w14:paraId="6DC399DF" w14:textId="54E3E8F1" w:rsidR="00FB2556" w:rsidRPr="00FB2556" w:rsidRDefault="00553A8D" w:rsidP="00FB2556">
      <w:pPr>
        <w:pStyle w:val="Listenabsatz"/>
        <w:numPr>
          <w:ilvl w:val="2"/>
          <w:numId w:val="1"/>
        </w:numPr>
        <w:spacing w:after="0" w:line="240" w:lineRule="auto"/>
        <w:rPr>
          <w:ins w:id="59" w:author="Papman Mara" w:date="2018-07-06T15:44:00Z"/>
          <w:rFonts w:ascii="Cambria" w:hAnsi="Cambria"/>
          <w:rPrChange w:id="60" w:author="Papman Mara" w:date="2018-07-06T15:44:00Z">
            <w:rPr>
              <w:ins w:id="61" w:author="Papman Mara" w:date="2018-07-06T15:44:00Z"/>
              <w:rFonts w:ascii="Cambria" w:hAnsi="Cambria"/>
              <w:color w:val="FF0000"/>
            </w:rPr>
          </w:rPrChange>
        </w:rPr>
      </w:pPr>
      <w:r w:rsidRPr="002D3553">
        <w:rPr>
          <w:rFonts w:ascii="Cambria" w:hAnsi="Cambria"/>
          <w:i/>
        </w:rPr>
        <w:t>Basic level</w:t>
      </w:r>
      <w:r w:rsidRPr="002D3553">
        <w:rPr>
          <w:rFonts w:ascii="Cambria" w:hAnsi="Cambria"/>
        </w:rPr>
        <w:t>:</w:t>
      </w:r>
      <w:r w:rsidR="00AB1BEF" w:rsidRPr="002D3553">
        <w:rPr>
          <w:rFonts w:ascii="Cambria" w:hAnsi="Cambria"/>
        </w:rPr>
        <w:t xml:space="preserve"> Examine the static images</w:t>
      </w:r>
      <w:r w:rsidR="00B043D2">
        <w:rPr>
          <w:rFonts w:ascii="Cambria" w:hAnsi="Cambria"/>
        </w:rPr>
        <w:t>,</w:t>
      </w:r>
      <w:r w:rsidR="00AB1BEF" w:rsidRPr="002D3553">
        <w:rPr>
          <w:rFonts w:ascii="Cambria" w:hAnsi="Cambria"/>
        </w:rPr>
        <w:t xml:space="preserve"> and</w:t>
      </w:r>
      <w:r w:rsidR="00A54467">
        <w:rPr>
          <w:rFonts w:ascii="Cambria" w:hAnsi="Cambria"/>
        </w:rPr>
        <w:t xml:space="preserve"> </w:t>
      </w:r>
      <w:proofErr w:type="spellStart"/>
      <w:r w:rsidR="00AB1BEF" w:rsidRPr="002D3553">
        <w:rPr>
          <w:rFonts w:ascii="Cambria" w:hAnsi="Cambria"/>
        </w:rPr>
        <w:t>JSmol</w:t>
      </w:r>
      <w:proofErr w:type="spellEnd"/>
      <w:r w:rsidR="00AB1BEF" w:rsidRPr="002D3553">
        <w:rPr>
          <w:rFonts w:ascii="Cambria" w:hAnsi="Cambria"/>
        </w:rPr>
        <w:t xml:space="preserve"> interactive views, where available. </w:t>
      </w:r>
      <w:r w:rsidR="00B043D2">
        <w:rPr>
          <w:rFonts w:ascii="Cambria" w:hAnsi="Cambria"/>
        </w:rPr>
        <w:t>If only static images are available, take a screen shot of the image</w:t>
      </w:r>
      <w:r w:rsidR="00DD51AD">
        <w:rPr>
          <w:rFonts w:ascii="Cambria" w:hAnsi="Cambria"/>
        </w:rPr>
        <w:t>, include it in your answer</w:t>
      </w:r>
      <w:r w:rsidR="00B043D2">
        <w:rPr>
          <w:rFonts w:ascii="Cambria" w:hAnsi="Cambria"/>
        </w:rPr>
        <w:t xml:space="preserve"> and</w:t>
      </w:r>
      <w:r w:rsidR="00B043D2" w:rsidRPr="00FB2556">
        <w:rPr>
          <w:rFonts w:ascii="Cambria" w:hAnsi="Cambria"/>
          <w:color w:val="FF0000"/>
          <w:rPrChange w:id="62" w:author="Papman Mara" w:date="2018-07-06T15:37:00Z">
            <w:rPr>
              <w:rFonts w:ascii="Cambria" w:hAnsi="Cambria"/>
            </w:rPr>
          </w:rPrChange>
        </w:rPr>
        <w:t xml:space="preserve"> explain in 1-2 sentences the structural and functional detail highlighted in it</w:t>
      </w:r>
      <w:r w:rsidR="00B043D2">
        <w:rPr>
          <w:rFonts w:ascii="Cambria" w:hAnsi="Cambria"/>
        </w:rPr>
        <w:t xml:space="preserve">.  In articles where the </w:t>
      </w:r>
      <w:proofErr w:type="spellStart"/>
      <w:r w:rsidR="00B043D2">
        <w:rPr>
          <w:rFonts w:ascii="Cambria" w:hAnsi="Cambria"/>
        </w:rPr>
        <w:t>JSmol</w:t>
      </w:r>
      <w:proofErr w:type="spellEnd"/>
      <w:r w:rsidR="00B043D2">
        <w:rPr>
          <w:rFonts w:ascii="Cambria" w:hAnsi="Cambria"/>
        </w:rPr>
        <w:t xml:space="preserve"> interactive views are available, t</w:t>
      </w:r>
      <w:r w:rsidR="00AB1BEF" w:rsidRPr="002D3553">
        <w:rPr>
          <w:rFonts w:ascii="Cambria" w:hAnsi="Cambria"/>
        </w:rPr>
        <w:t xml:space="preserve">ake screenshots </w:t>
      </w:r>
      <w:r w:rsidR="002D3553" w:rsidRPr="002D3553">
        <w:rPr>
          <w:rFonts w:ascii="Cambria" w:hAnsi="Cambria"/>
        </w:rPr>
        <w:t>of</w:t>
      </w:r>
      <w:r w:rsidR="00AB1BEF" w:rsidRPr="002D3553">
        <w:rPr>
          <w:rFonts w:ascii="Cambria" w:hAnsi="Cambria"/>
        </w:rPr>
        <w:t xml:space="preserve"> at least two different views</w:t>
      </w:r>
      <w:r w:rsidR="00A54467">
        <w:rPr>
          <w:rFonts w:ascii="Cambria" w:hAnsi="Cambria"/>
        </w:rPr>
        <w:t xml:space="preserve">, </w:t>
      </w:r>
      <w:r w:rsidR="00AB1BEF" w:rsidRPr="002D3553">
        <w:rPr>
          <w:rFonts w:ascii="Cambria" w:hAnsi="Cambria"/>
        </w:rPr>
        <w:t>and</w:t>
      </w:r>
      <w:r w:rsidR="002D3553" w:rsidRPr="002D3553">
        <w:rPr>
          <w:rFonts w:ascii="Cambria" w:hAnsi="Cambria"/>
        </w:rPr>
        <w:t xml:space="preserve"> include them in your answer</w:t>
      </w:r>
      <w:r w:rsidR="00AB1BEF" w:rsidRPr="002D3553">
        <w:rPr>
          <w:rFonts w:ascii="Cambria" w:hAnsi="Cambria"/>
        </w:rPr>
        <w:t xml:space="preserve">. </w:t>
      </w:r>
      <w:r w:rsidR="002D3553" w:rsidRPr="00FB2556">
        <w:rPr>
          <w:rFonts w:ascii="Cambria" w:hAnsi="Cambria"/>
          <w:color w:val="FF0000"/>
          <w:rPrChange w:id="63" w:author="Papman Mara" w:date="2018-07-06T15:38:00Z">
            <w:rPr>
              <w:rFonts w:ascii="Cambria" w:hAnsi="Cambria"/>
            </w:rPr>
          </w:rPrChange>
        </w:rPr>
        <w:t xml:space="preserve">Explain in 1-2 sentences the </w:t>
      </w:r>
      <w:r w:rsidR="00AB1BEF" w:rsidRPr="00FB2556">
        <w:rPr>
          <w:rFonts w:ascii="Cambria" w:hAnsi="Cambria"/>
          <w:color w:val="FF0000"/>
          <w:rPrChange w:id="64" w:author="Papman Mara" w:date="2018-07-06T15:38:00Z">
            <w:rPr>
              <w:rFonts w:ascii="Cambria" w:hAnsi="Cambria"/>
            </w:rPr>
          </w:rPrChange>
        </w:rPr>
        <w:t xml:space="preserve">structural and functional details that these images highlight. </w:t>
      </w:r>
    </w:p>
    <w:p w14:paraId="466C48AE" w14:textId="432D20F7" w:rsidR="00FB2556" w:rsidRDefault="00FB2556" w:rsidP="00FB2556">
      <w:pPr>
        <w:pStyle w:val="Listenabsatz"/>
        <w:spacing w:after="0" w:line="240" w:lineRule="auto"/>
        <w:ind w:left="2160"/>
        <w:rPr>
          <w:ins w:id="65" w:author="Papman Mara" w:date="2018-07-06T15:44:00Z"/>
          <w:rFonts w:ascii="Cambria" w:hAnsi="Cambria"/>
          <w:i/>
        </w:rPr>
      </w:pPr>
    </w:p>
    <w:p w14:paraId="355670D5" w14:textId="2133259C" w:rsidR="00FB2556" w:rsidRDefault="00FB2556" w:rsidP="00FB2556">
      <w:pPr>
        <w:pStyle w:val="Listenabsatz"/>
        <w:spacing w:after="0" w:line="240" w:lineRule="auto"/>
        <w:ind w:left="2160"/>
        <w:rPr>
          <w:ins w:id="66" w:author="Papman Mara" w:date="2018-07-06T15:47:00Z"/>
          <w:rFonts w:ascii="Cambria" w:hAnsi="Cambria"/>
        </w:rPr>
      </w:pPr>
      <w:ins w:id="67" w:author="Papman Mara" w:date="2018-07-06T15:44:00Z">
        <w:r>
          <w:rPr>
            <w:rFonts w:ascii="Cambria" w:hAnsi="Cambria"/>
            <w:noProof/>
          </w:rPr>
          <w:lastRenderedPageBreak/>
          <w:drawing>
            <wp:inline distT="0" distB="0" distL="0" distR="0" wp14:anchorId="3CE78C2A" wp14:editId="1B74539E">
              <wp:extent cx="4762500" cy="4762500"/>
              <wp:effectExtent l="0" t="0" r="0" b="0"/>
              <wp:docPr id="2" name="图片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/>
                      <pic:cNvPicPr>
                        <a:picLocks noChangeAspect="1" noChangeArrowheads="1"/>
                      </pic:cNvPicPr>
                    </pic:nvPicPr>
                    <pic:blipFill>
                      <a:blip r:embed="rId1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62500" cy="4762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42368479" w14:textId="4084F5A4" w:rsidR="002D3594" w:rsidRDefault="002D3594" w:rsidP="00FB2556">
      <w:pPr>
        <w:pStyle w:val="Listenabsatz"/>
        <w:spacing w:after="0" w:line="240" w:lineRule="auto"/>
        <w:ind w:left="2160"/>
        <w:rPr>
          <w:ins w:id="68" w:author="Papman Mara" w:date="2018-07-06T15:47:00Z"/>
          <w:rFonts w:ascii="Cambria" w:hAnsi="Cambria"/>
        </w:rPr>
      </w:pPr>
    </w:p>
    <w:p w14:paraId="47D06CB2" w14:textId="3A90189B" w:rsidR="002D3594" w:rsidRDefault="002D3594" w:rsidP="00FB2556">
      <w:pPr>
        <w:pStyle w:val="Listenabsatz"/>
        <w:spacing w:after="0" w:line="240" w:lineRule="auto"/>
        <w:ind w:left="2160"/>
        <w:rPr>
          <w:ins w:id="69" w:author="Papman Mara" w:date="2018-07-06T15:45:00Z"/>
          <w:rFonts w:ascii="Cambria" w:hAnsi="Cambria"/>
        </w:rPr>
      </w:pPr>
      <w:ins w:id="70" w:author="Papman Mara" w:date="2018-07-06T15:47:00Z">
        <w:r>
          <w:rPr>
            <w:rFonts w:ascii="Cambria" w:hAnsi="Cambria"/>
            <w:noProof/>
          </w:rPr>
          <w:lastRenderedPageBreak/>
          <w:drawing>
            <wp:inline distT="0" distB="0" distL="0" distR="0" wp14:anchorId="450CD1EB" wp14:editId="17DDF585">
              <wp:extent cx="4762500" cy="4762500"/>
              <wp:effectExtent l="0" t="0" r="0" b="0"/>
              <wp:docPr id="3" name="图片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/>
                      <pic:cNvPicPr>
                        <a:picLocks noChangeAspect="1" noChangeArrowheads="1"/>
                      </pic:cNvPicPr>
                    </pic:nvPicPr>
                    <pic:blipFill>
                      <a:blip r:embed="rId1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62500" cy="4762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3DA49A86" w14:textId="4BE31D41" w:rsidR="00FB2556" w:rsidRDefault="00FB2556">
      <w:pPr>
        <w:pStyle w:val="Listenabsatz"/>
        <w:spacing w:after="0" w:line="240" w:lineRule="auto"/>
        <w:ind w:left="2160"/>
        <w:rPr>
          <w:ins w:id="71" w:author="Anastasiia Grekova" w:date="2018-07-07T12:47:00Z"/>
          <w:rFonts w:ascii="Cambria" w:hAnsi="Cambria"/>
        </w:rPr>
        <w:pPrChange w:id="72" w:author="Papman Mara" w:date="2018-07-06T15:44:00Z">
          <w:pPr>
            <w:pStyle w:val="Listenabsatz"/>
            <w:numPr>
              <w:ilvl w:val="2"/>
              <w:numId w:val="1"/>
            </w:numPr>
            <w:spacing w:after="0" w:line="240" w:lineRule="auto"/>
            <w:ind w:left="2160" w:hanging="180"/>
          </w:pPr>
        </w:pPrChange>
      </w:pPr>
      <w:ins w:id="73" w:author="Papman Mara" w:date="2018-07-06T15:45:00Z">
        <w:r w:rsidRPr="00FB2556">
          <w:rPr>
            <w:rFonts w:ascii="Cambria" w:hAnsi="Cambria"/>
          </w:rPr>
          <w:t xml:space="preserve">Piezo1, with the blades in blue, CED domain in orange with the acidic cluster in magenta, the long alpha-helical beam in green, and the ion channel in </w:t>
        </w:r>
        <w:proofErr w:type="gramStart"/>
        <w:r w:rsidRPr="00FB2556">
          <w:rPr>
            <w:rFonts w:ascii="Cambria" w:hAnsi="Cambria"/>
          </w:rPr>
          <w:t>red.</w:t>
        </w:r>
      </w:ins>
      <w:ins w:id="74" w:author="Anastasiia Grekova" w:date="2018-07-07T12:46:00Z">
        <w:r w:rsidR="00F6709C">
          <w:rPr>
            <w:rFonts w:ascii="Cambria" w:hAnsi="Cambria"/>
          </w:rPr>
          <w:t>(</w:t>
        </w:r>
        <w:proofErr w:type="gramEnd"/>
        <w:r w:rsidR="00F6709C">
          <w:rPr>
            <w:rFonts w:ascii="Cambria" w:hAnsi="Cambria"/>
          </w:rPr>
          <w:t>cartoon image)</w:t>
        </w:r>
      </w:ins>
    </w:p>
    <w:p w14:paraId="62E62F36" w14:textId="33AE1A56" w:rsidR="00F6709C" w:rsidRDefault="00F6709C">
      <w:pPr>
        <w:pStyle w:val="Listenabsatz"/>
        <w:spacing w:after="0" w:line="240" w:lineRule="auto"/>
        <w:ind w:left="2160"/>
        <w:rPr>
          <w:ins w:id="75" w:author="Anastasiia Grekova" w:date="2018-07-07T12:47:00Z"/>
          <w:rFonts w:ascii="Cambria" w:hAnsi="Cambria"/>
        </w:rPr>
        <w:pPrChange w:id="76" w:author="Papman Mara" w:date="2018-07-06T15:44:00Z">
          <w:pPr>
            <w:pStyle w:val="Listenabsatz"/>
            <w:numPr>
              <w:ilvl w:val="2"/>
              <w:numId w:val="1"/>
            </w:numPr>
            <w:spacing w:after="0" w:line="240" w:lineRule="auto"/>
            <w:ind w:left="2160" w:hanging="180"/>
          </w:pPr>
        </w:pPrChange>
      </w:pPr>
    </w:p>
    <w:p w14:paraId="3935286A" w14:textId="51E65200" w:rsidR="00F6709C" w:rsidRPr="00F6709C" w:rsidRDefault="00F6709C">
      <w:pPr>
        <w:pStyle w:val="Listenabsatz"/>
        <w:spacing w:after="0" w:line="240" w:lineRule="auto"/>
        <w:ind w:left="2160"/>
        <w:rPr>
          <w:rFonts w:ascii="Cambria" w:hAnsi="Cambria"/>
          <w:rPrChange w:id="77" w:author="Anastasiia Grekova" w:date="2018-07-07T12:46:00Z">
            <w:rPr/>
          </w:rPrChange>
        </w:rPr>
        <w:pPrChange w:id="78" w:author="Papman Mara" w:date="2018-07-06T15:44:00Z">
          <w:pPr>
            <w:pStyle w:val="Listenabsatz"/>
            <w:numPr>
              <w:ilvl w:val="2"/>
              <w:numId w:val="1"/>
            </w:numPr>
            <w:spacing w:after="0" w:line="240" w:lineRule="auto"/>
            <w:ind w:left="2160" w:hanging="180"/>
          </w:pPr>
        </w:pPrChange>
      </w:pPr>
      <w:ins w:id="79" w:author="Anastasiia Grekova" w:date="2018-07-07T12:47:00Z">
        <w:r>
          <w:rPr>
            <w:rFonts w:ascii="Cambria" w:hAnsi="Cambria"/>
            <w:noProof/>
          </w:rPr>
          <w:lastRenderedPageBreak/>
          <w:drawing>
            <wp:inline distT="0" distB="0" distL="0" distR="0" wp14:anchorId="0BE4B4C7" wp14:editId="3C47B39E">
              <wp:extent cx="5943600" cy="5955665"/>
              <wp:effectExtent l="0" t="0" r="0" b="635"/>
              <wp:docPr id="7" name="Grafik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" name="Bildschirmfoto 2018-07-07 um 12.47.10.png"/>
                      <pic:cNvPicPr/>
                    </pic:nvPicPr>
                    <pic:blipFill>
                      <a:blip r:embed="rId1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595566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6A532D5" w14:textId="1558A4CF" w:rsidR="002D3553" w:rsidRPr="00F6709C" w:rsidRDefault="00F6709C" w:rsidP="00F6709C">
      <w:pPr>
        <w:spacing w:after="0" w:line="240" w:lineRule="auto"/>
        <w:rPr>
          <w:rFonts w:ascii="Cambria" w:hAnsi="Cambria"/>
        </w:rPr>
        <w:pPrChange w:id="80" w:author="Anastasiia Grekova" w:date="2018-07-07T12:48:00Z">
          <w:pPr>
            <w:pStyle w:val="Listenabsatz"/>
            <w:spacing w:after="0" w:line="240" w:lineRule="auto"/>
            <w:ind w:left="2160"/>
          </w:pPr>
        </w:pPrChange>
      </w:pPr>
      <w:ins w:id="81" w:author="Anastasiia Grekova" w:date="2018-07-07T12:48:00Z">
        <w:r>
          <w:rPr>
            <w:rFonts w:ascii="Cambria" w:hAnsi="Cambria"/>
            <w:lang w:val="de-DE"/>
          </w:rPr>
          <w:tab/>
        </w:r>
        <w:r>
          <w:rPr>
            <w:rFonts w:ascii="Cambria" w:hAnsi="Cambria"/>
            <w:lang w:val="de-DE"/>
          </w:rPr>
          <w:tab/>
        </w:r>
        <w:r>
          <w:rPr>
            <w:rFonts w:ascii="Cambria" w:hAnsi="Cambria"/>
            <w:lang w:val="de-DE"/>
          </w:rPr>
          <w:tab/>
        </w:r>
        <w:r>
          <w:rPr>
            <w:rFonts w:ascii="Cambria" w:hAnsi="Cambria"/>
          </w:rPr>
          <w:t xml:space="preserve">(show atoms mode) </w:t>
        </w:r>
      </w:ins>
    </w:p>
    <w:p w14:paraId="61C43F6F" w14:textId="0EF895CC" w:rsidR="003D2615" w:rsidRPr="00656279" w:rsidRDefault="00553A8D" w:rsidP="003D2615">
      <w:pPr>
        <w:pStyle w:val="Listenabsatz"/>
        <w:numPr>
          <w:ilvl w:val="2"/>
          <w:numId w:val="1"/>
        </w:numPr>
        <w:spacing w:after="0" w:line="240" w:lineRule="auto"/>
        <w:rPr>
          <w:ins w:id="82" w:author="Papman Mara" w:date="2018-07-06T16:39:00Z"/>
          <w:rPrChange w:id="83" w:author="Papman Mara" w:date="2018-07-06T16:39:00Z">
            <w:rPr>
              <w:ins w:id="84" w:author="Papman Mara" w:date="2018-07-06T16:39:00Z"/>
              <w:rFonts w:ascii="Cambria" w:hAnsi="Cambria"/>
            </w:rPr>
          </w:rPrChange>
        </w:rPr>
      </w:pPr>
      <w:r w:rsidRPr="002D3553">
        <w:rPr>
          <w:rFonts w:ascii="Cambria" w:hAnsi="Cambria"/>
          <w:i/>
        </w:rPr>
        <w:t>Advanced level</w:t>
      </w:r>
      <w:r w:rsidRPr="002D3553">
        <w:rPr>
          <w:rFonts w:ascii="Cambria" w:hAnsi="Cambria"/>
        </w:rPr>
        <w:t>:</w:t>
      </w:r>
      <w:r w:rsidR="00AB1BEF" w:rsidRPr="002D3553">
        <w:rPr>
          <w:rFonts w:ascii="Cambria" w:hAnsi="Cambria"/>
        </w:rPr>
        <w:t xml:space="preserve"> Click on </w:t>
      </w:r>
      <w:r w:rsidR="00B043D2">
        <w:rPr>
          <w:rFonts w:ascii="Cambria" w:hAnsi="Cambria"/>
        </w:rPr>
        <w:t>any one of the</w:t>
      </w:r>
      <w:r w:rsidR="00A54467">
        <w:rPr>
          <w:rFonts w:ascii="Cambria" w:hAnsi="Cambria"/>
        </w:rPr>
        <w:t xml:space="preserve"> </w:t>
      </w:r>
      <w:r w:rsidR="00AB1BEF" w:rsidRPr="002D3553">
        <w:rPr>
          <w:rFonts w:ascii="Cambria" w:hAnsi="Cambria"/>
        </w:rPr>
        <w:t>4-character accession code</w:t>
      </w:r>
      <w:r w:rsidR="002D3553">
        <w:rPr>
          <w:rFonts w:ascii="Cambria" w:hAnsi="Cambria"/>
        </w:rPr>
        <w:t xml:space="preserve"> </w:t>
      </w:r>
      <w:r w:rsidR="00DD51AD">
        <w:rPr>
          <w:rFonts w:ascii="Cambria" w:hAnsi="Cambria"/>
        </w:rPr>
        <w:t>(</w:t>
      </w:r>
      <w:r w:rsidR="00DD51AD" w:rsidRPr="002D3553">
        <w:rPr>
          <w:rFonts w:ascii="Cambria" w:hAnsi="Cambria"/>
        </w:rPr>
        <w:t>PDB ID</w:t>
      </w:r>
      <w:r w:rsidR="00DD51AD">
        <w:rPr>
          <w:rFonts w:ascii="Cambria" w:hAnsi="Cambria"/>
        </w:rPr>
        <w:t xml:space="preserve">) </w:t>
      </w:r>
      <w:r w:rsidR="002D3553">
        <w:rPr>
          <w:rFonts w:ascii="Cambria" w:hAnsi="Cambria"/>
        </w:rPr>
        <w:t>discussed in the</w:t>
      </w:r>
      <w:r w:rsidR="00A54467">
        <w:rPr>
          <w:rFonts w:ascii="Cambria" w:hAnsi="Cambria"/>
        </w:rPr>
        <w:t xml:space="preserve"> “Exploring the Structure” section of the</w:t>
      </w:r>
      <w:r w:rsidR="00A54467" w:rsidDel="00A54467">
        <w:rPr>
          <w:rFonts w:ascii="Cambria" w:hAnsi="Cambria"/>
        </w:rPr>
        <w:t xml:space="preserve"> </w:t>
      </w:r>
      <w:r w:rsidR="002D3553">
        <w:rPr>
          <w:rFonts w:ascii="Cambria" w:hAnsi="Cambria"/>
        </w:rPr>
        <w:t xml:space="preserve">article. This </w:t>
      </w:r>
      <w:r w:rsidR="00AB1BEF" w:rsidRPr="002D3553">
        <w:rPr>
          <w:rFonts w:ascii="Cambria" w:hAnsi="Cambria"/>
        </w:rPr>
        <w:t xml:space="preserve">should lead you to the </w:t>
      </w:r>
      <w:r w:rsidR="002D3553">
        <w:rPr>
          <w:rFonts w:ascii="Cambria" w:hAnsi="Cambria"/>
        </w:rPr>
        <w:t>S</w:t>
      </w:r>
      <w:r w:rsidR="00AB1BEF" w:rsidRPr="002D3553">
        <w:rPr>
          <w:rFonts w:ascii="Cambria" w:hAnsi="Cambria"/>
        </w:rPr>
        <w:t>tructur</w:t>
      </w:r>
      <w:r w:rsidR="002D3553">
        <w:rPr>
          <w:rFonts w:ascii="Cambria" w:hAnsi="Cambria"/>
        </w:rPr>
        <w:t>e</w:t>
      </w:r>
      <w:r w:rsidR="00AB1BEF" w:rsidRPr="002D3553">
        <w:rPr>
          <w:rFonts w:ascii="Cambria" w:hAnsi="Cambria"/>
        </w:rPr>
        <w:t xml:space="preserve"> </w:t>
      </w:r>
      <w:r w:rsidR="002D3553">
        <w:rPr>
          <w:rFonts w:ascii="Cambria" w:hAnsi="Cambria"/>
        </w:rPr>
        <w:t xml:space="preserve">Summary page of that PDB structure. Click on the “3D View” tab </w:t>
      </w:r>
      <w:r w:rsidR="00DD51AD">
        <w:rPr>
          <w:rFonts w:ascii="Cambria" w:hAnsi="Cambria"/>
        </w:rPr>
        <w:t xml:space="preserve">and </w:t>
      </w:r>
      <w:r w:rsidR="002D3553">
        <w:rPr>
          <w:rFonts w:ascii="Cambria" w:hAnsi="Cambria"/>
        </w:rPr>
        <w:t>open a</w:t>
      </w:r>
      <w:r w:rsidR="00AB1BEF" w:rsidRPr="002D3553">
        <w:rPr>
          <w:rFonts w:ascii="Cambria" w:hAnsi="Cambria"/>
        </w:rPr>
        <w:t xml:space="preserve"> </w:t>
      </w:r>
      <w:proofErr w:type="spellStart"/>
      <w:r w:rsidR="00AB1BEF" w:rsidRPr="002D3553">
        <w:rPr>
          <w:rFonts w:ascii="Cambria" w:hAnsi="Cambria"/>
        </w:rPr>
        <w:t>J</w:t>
      </w:r>
      <w:r w:rsidR="002D3553">
        <w:rPr>
          <w:rFonts w:ascii="Cambria" w:hAnsi="Cambria"/>
        </w:rPr>
        <w:t>S</w:t>
      </w:r>
      <w:r w:rsidR="00AB1BEF" w:rsidRPr="002D3553">
        <w:rPr>
          <w:rFonts w:ascii="Cambria" w:hAnsi="Cambria"/>
        </w:rPr>
        <w:t>mol</w:t>
      </w:r>
      <w:proofErr w:type="spellEnd"/>
      <w:r w:rsidR="00AB1BEF" w:rsidRPr="002D3553">
        <w:rPr>
          <w:rFonts w:ascii="Cambria" w:hAnsi="Cambria"/>
        </w:rPr>
        <w:t xml:space="preserve"> image </w:t>
      </w:r>
      <w:r w:rsidR="00DD51AD">
        <w:rPr>
          <w:rFonts w:ascii="Cambria" w:hAnsi="Cambria"/>
        </w:rPr>
        <w:t xml:space="preserve">that </w:t>
      </w:r>
      <w:r w:rsidR="00AB1BEF" w:rsidRPr="002D3553">
        <w:rPr>
          <w:rFonts w:ascii="Cambria" w:hAnsi="Cambria"/>
        </w:rPr>
        <w:t>can be manipulated.</w:t>
      </w:r>
      <w:r w:rsidR="002D3553">
        <w:rPr>
          <w:rFonts w:ascii="Cambria" w:hAnsi="Cambria"/>
        </w:rPr>
        <w:t xml:space="preserve"> </w:t>
      </w:r>
      <w:r w:rsidR="00DD51AD">
        <w:rPr>
          <w:rFonts w:ascii="Cambria" w:hAnsi="Cambria"/>
        </w:rPr>
        <w:t xml:space="preserve">Select from the various visualization/customization options available. </w:t>
      </w:r>
      <w:r w:rsidR="002D3553" w:rsidRPr="002D3553">
        <w:rPr>
          <w:rFonts w:ascii="Cambria" w:hAnsi="Cambria"/>
        </w:rPr>
        <w:t xml:space="preserve">Take screenshots of at least two different views </w:t>
      </w:r>
      <w:r w:rsidR="00A23410">
        <w:rPr>
          <w:rFonts w:ascii="Cambria" w:hAnsi="Cambria"/>
        </w:rPr>
        <w:t xml:space="preserve">highlighting structural details that are important for its function, </w:t>
      </w:r>
      <w:r w:rsidR="002D3553" w:rsidRPr="002D3553">
        <w:rPr>
          <w:rFonts w:ascii="Cambria" w:hAnsi="Cambria"/>
        </w:rPr>
        <w:t xml:space="preserve">and include them in your answer. </w:t>
      </w:r>
      <w:r w:rsidR="00A12D51">
        <w:rPr>
          <w:rFonts w:ascii="Cambria" w:hAnsi="Cambria"/>
        </w:rPr>
        <w:t xml:space="preserve">Include the PDB ID that you use, in your answer. </w:t>
      </w:r>
      <w:r w:rsidR="002D3553" w:rsidRPr="002D3553">
        <w:rPr>
          <w:rFonts w:ascii="Cambria" w:hAnsi="Cambria"/>
        </w:rPr>
        <w:t xml:space="preserve">Explain in 1-2 sentences the structural and functional details that </w:t>
      </w:r>
      <w:r w:rsidR="00DD51AD">
        <w:rPr>
          <w:rFonts w:ascii="Cambria" w:hAnsi="Cambria"/>
        </w:rPr>
        <w:t xml:space="preserve">each of </w:t>
      </w:r>
      <w:r w:rsidR="002D3553" w:rsidRPr="002D3553">
        <w:rPr>
          <w:rFonts w:ascii="Cambria" w:hAnsi="Cambria"/>
        </w:rPr>
        <w:t>these images highlight.</w:t>
      </w:r>
    </w:p>
    <w:p w14:paraId="71975E7D" w14:textId="04B74CC1" w:rsidR="00656279" w:rsidRPr="00EB5D36" w:rsidDel="00F6709C" w:rsidRDefault="0033401C" w:rsidP="0033401C">
      <w:pPr>
        <w:pStyle w:val="Listenabsatz"/>
        <w:spacing w:after="0" w:line="240" w:lineRule="auto"/>
        <w:ind w:left="2160"/>
        <w:rPr>
          <w:del w:id="85" w:author="Anastasiia Grekova" w:date="2018-07-07T12:36:00Z"/>
          <w:rFonts w:cstheme="minorHAnsi"/>
        </w:rPr>
      </w:pPr>
      <w:ins w:id="86" w:author="Anastasiia Grekova" w:date="2018-07-07T12:37:00Z">
        <w:r w:rsidRPr="00F6709C">
          <w:rPr>
            <w:rFonts w:cstheme="minorHAnsi"/>
          </w:rPr>
          <w:t>5Z10</w:t>
        </w:r>
        <w:r w:rsidR="00F6709C" w:rsidRPr="00EB5D36">
          <w:rPr>
            <w:rFonts w:cstheme="minorHAnsi"/>
          </w:rPr>
          <w:t xml:space="preserve"> Structure of the mechanosensitive Piezo1 channel</w:t>
        </w:r>
      </w:ins>
    </w:p>
    <w:p w14:paraId="07083A65" w14:textId="61B4E398" w:rsidR="00F6709C" w:rsidRPr="00EB5D36" w:rsidRDefault="00F6709C" w:rsidP="0033401C">
      <w:pPr>
        <w:pStyle w:val="Listenabsatz"/>
        <w:spacing w:after="0" w:line="240" w:lineRule="auto"/>
        <w:ind w:left="2160"/>
        <w:rPr>
          <w:ins w:id="87" w:author="Anastasiia Grekova" w:date="2018-07-07T12:51:00Z"/>
          <w:rFonts w:cstheme="minorHAnsi"/>
        </w:rPr>
        <w:pPrChange w:id="88" w:author="Anastasiia Grekova" w:date="2018-07-07T12:36:00Z">
          <w:pPr>
            <w:pStyle w:val="Listenabsatz"/>
            <w:numPr>
              <w:ilvl w:val="2"/>
              <w:numId w:val="1"/>
            </w:numPr>
            <w:spacing w:after="0" w:line="240" w:lineRule="auto"/>
            <w:ind w:left="2160" w:hanging="180"/>
          </w:pPr>
        </w:pPrChange>
      </w:pPr>
    </w:p>
    <w:p w14:paraId="501C7B44" w14:textId="7DAC85DC" w:rsidR="00806B94" w:rsidRDefault="00F6709C" w:rsidP="00F6709C">
      <w:pPr>
        <w:spacing w:after="0" w:line="240" w:lineRule="auto"/>
        <w:ind w:left="2160"/>
        <w:rPr>
          <w:ins w:id="89" w:author="Anastasiia Grekova" w:date="2018-07-07T13:23:00Z"/>
          <w:rFonts w:eastAsia="Times New Roman" w:cstheme="minorHAnsi"/>
          <w:color w:val="333333"/>
          <w:shd w:val="clear" w:color="auto" w:fill="FFFFFF"/>
          <w:lang w:eastAsia="de-DE"/>
        </w:rPr>
        <w:pPrChange w:id="90" w:author="Anastasiia Grekova" w:date="2018-07-07T12:51:00Z">
          <w:pPr>
            <w:spacing w:after="0" w:line="240" w:lineRule="auto"/>
          </w:pPr>
        </w:pPrChange>
      </w:pPr>
      <w:ins w:id="91" w:author="Anastasiia Grekova" w:date="2018-07-07T12:51:00Z">
        <w:r w:rsidRPr="00F6709C">
          <w:rPr>
            <w:rFonts w:eastAsia="Times New Roman" w:cstheme="minorHAnsi"/>
            <w:color w:val="333333"/>
            <w:shd w:val="clear" w:color="auto" w:fill="FFFFFF"/>
            <w:lang w:eastAsia="de-DE"/>
            <w:rPrChange w:id="92" w:author="Anastasiia Grekova" w:date="2018-07-07T12:51:00Z">
              <w:rPr>
                <w:rFonts w:ascii="Arial" w:eastAsia="Times New Roman" w:hAnsi="Arial" w:cs="Arial"/>
                <w:color w:val="333333"/>
                <w:sz w:val="23"/>
                <w:szCs w:val="23"/>
                <w:shd w:val="clear" w:color="auto" w:fill="FFFFFF"/>
                <w:lang w:val="de-DE" w:eastAsia="de-DE"/>
              </w:rPr>
            </w:rPrChange>
          </w:rPr>
          <w:t xml:space="preserve">The mechanosensitive Piezo channels function as key eukaryotic </w:t>
        </w:r>
        <w:proofErr w:type="spellStart"/>
        <w:r w:rsidRPr="00F6709C">
          <w:rPr>
            <w:rFonts w:eastAsia="Times New Roman" w:cstheme="minorHAnsi"/>
            <w:color w:val="333333"/>
            <w:shd w:val="clear" w:color="auto" w:fill="FFFFFF"/>
            <w:lang w:eastAsia="de-DE"/>
            <w:rPrChange w:id="93" w:author="Anastasiia Grekova" w:date="2018-07-07T12:51:00Z">
              <w:rPr>
                <w:rFonts w:ascii="Arial" w:eastAsia="Times New Roman" w:hAnsi="Arial" w:cs="Arial"/>
                <w:color w:val="333333"/>
                <w:sz w:val="23"/>
                <w:szCs w:val="23"/>
                <w:shd w:val="clear" w:color="auto" w:fill="FFFFFF"/>
                <w:lang w:val="de-DE" w:eastAsia="de-DE"/>
              </w:rPr>
            </w:rPrChange>
          </w:rPr>
          <w:t>mechanotransducers</w:t>
        </w:r>
        <w:proofErr w:type="spellEnd"/>
        <w:r w:rsidRPr="00F6709C">
          <w:rPr>
            <w:rFonts w:eastAsia="Times New Roman" w:cstheme="minorHAnsi"/>
            <w:color w:val="333333"/>
            <w:shd w:val="clear" w:color="auto" w:fill="FFFFFF"/>
            <w:lang w:eastAsia="de-DE"/>
            <w:rPrChange w:id="94" w:author="Anastasiia Grekova" w:date="2018-07-07T12:51:00Z">
              <w:rPr>
                <w:rFonts w:ascii="Arial" w:eastAsia="Times New Roman" w:hAnsi="Arial" w:cs="Arial"/>
                <w:color w:val="333333"/>
                <w:sz w:val="23"/>
                <w:szCs w:val="23"/>
                <w:shd w:val="clear" w:color="auto" w:fill="FFFFFF"/>
                <w:lang w:val="de-DE" w:eastAsia="de-DE"/>
              </w:rPr>
            </w:rPrChange>
          </w:rPr>
          <w:t xml:space="preserve">. </w:t>
        </w:r>
      </w:ins>
      <w:ins w:id="95" w:author="Anastasiia Grekova" w:date="2018-07-07T12:53:00Z">
        <w:r w:rsidR="00EB5D36">
          <w:rPr>
            <w:rFonts w:eastAsia="Times New Roman" w:cstheme="minorHAnsi"/>
            <w:color w:val="333333"/>
            <w:shd w:val="clear" w:color="auto" w:fill="FFFFFF"/>
            <w:lang w:eastAsia="de-DE"/>
          </w:rPr>
          <w:t xml:space="preserve">The researchers provided this picture with PDB ID 5Z10, </w:t>
        </w:r>
        <w:r w:rsidR="00EB5D36">
          <w:rPr>
            <w:rFonts w:eastAsia="Times New Roman" w:cstheme="minorHAnsi"/>
            <w:color w:val="333333"/>
            <w:shd w:val="clear" w:color="auto" w:fill="FFFFFF"/>
            <w:lang w:eastAsia="de-DE"/>
          </w:rPr>
          <w:lastRenderedPageBreak/>
          <w:t>where they determine</w:t>
        </w:r>
      </w:ins>
      <w:ins w:id="96" w:author="Anastasiia Grekova" w:date="2018-07-07T12:51:00Z">
        <w:r w:rsidRPr="00EB5D36">
          <w:rPr>
            <w:rFonts w:eastAsia="Times New Roman" w:cstheme="minorHAnsi"/>
            <w:color w:val="333333"/>
            <w:shd w:val="clear" w:color="auto" w:fill="FFFFFF"/>
            <w:lang w:eastAsia="de-DE"/>
            <w:rPrChange w:id="97" w:author="Anastasiia Grekova" w:date="2018-07-07T12:52:00Z">
              <w:rPr>
                <w:rFonts w:ascii="Arial" w:eastAsia="Times New Roman" w:hAnsi="Arial" w:cs="Arial"/>
                <w:color w:val="333333"/>
                <w:sz w:val="23"/>
                <w:szCs w:val="23"/>
                <w:shd w:val="clear" w:color="auto" w:fill="FFFFFF"/>
                <w:lang w:val="de-DE" w:eastAsia="de-DE"/>
              </w:rPr>
            </w:rPrChange>
          </w:rPr>
          <w:t xml:space="preserve"> three-bladed, propeller-like electron cryo-microscopy structure of mouse Piezo1 and functionally reveal its </w:t>
        </w:r>
        <w:proofErr w:type="spellStart"/>
        <w:r w:rsidRPr="00EB5D36">
          <w:rPr>
            <w:rFonts w:eastAsia="Times New Roman" w:cstheme="minorHAnsi"/>
            <w:color w:val="333333"/>
            <w:shd w:val="clear" w:color="auto" w:fill="FFFFFF"/>
            <w:lang w:eastAsia="de-DE"/>
            <w:rPrChange w:id="98" w:author="Anastasiia Grekova" w:date="2018-07-07T12:52:00Z">
              <w:rPr>
                <w:rFonts w:ascii="Arial" w:eastAsia="Times New Roman" w:hAnsi="Arial" w:cs="Arial"/>
                <w:color w:val="333333"/>
                <w:sz w:val="23"/>
                <w:szCs w:val="23"/>
                <w:shd w:val="clear" w:color="auto" w:fill="FFFFFF"/>
                <w:lang w:val="de-DE" w:eastAsia="de-DE"/>
              </w:rPr>
            </w:rPrChange>
          </w:rPr>
          <w:t>mechanotransduction</w:t>
        </w:r>
        <w:proofErr w:type="spellEnd"/>
        <w:r w:rsidRPr="00EB5D36">
          <w:rPr>
            <w:rFonts w:eastAsia="Times New Roman" w:cstheme="minorHAnsi"/>
            <w:color w:val="333333"/>
            <w:shd w:val="clear" w:color="auto" w:fill="FFFFFF"/>
            <w:lang w:eastAsia="de-DE"/>
            <w:rPrChange w:id="99" w:author="Anastasiia Grekova" w:date="2018-07-07T12:52:00Z">
              <w:rPr>
                <w:rFonts w:ascii="Arial" w:eastAsia="Times New Roman" w:hAnsi="Arial" w:cs="Arial"/>
                <w:color w:val="333333"/>
                <w:sz w:val="23"/>
                <w:szCs w:val="23"/>
                <w:shd w:val="clear" w:color="auto" w:fill="FFFFFF"/>
                <w:lang w:val="de-DE" w:eastAsia="de-DE"/>
              </w:rPr>
            </w:rPrChange>
          </w:rPr>
          <w:t xml:space="preserve"> components.</w:t>
        </w:r>
      </w:ins>
    </w:p>
    <w:p w14:paraId="5E9847EC" w14:textId="78D5BB39" w:rsidR="00D3574E" w:rsidRDefault="00D3574E" w:rsidP="00F6709C">
      <w:pPr>
        <w:spacing w:after="0" w:line="240" w:lineRule="auto"/>
        <w:ind w:left="2160"/>
        <w:rPr>
          <w:ins w:id="100" w:author="Anastasiia Grekova" w:date="2018-07-07T13:10:00Z"/>
          <w:rFonts w:eastAsia="Times New Roman" w:cstheme="minorHAnsi"/>
          <w:color w:val="333333"/>
          <w:shd w:val="clear" w:color="auto" w:fill="FFFFFF"/>
          <w:lang w:eastAsia="de-DE"/>
        </w:rPr>
        <w:pPrChange w:id="101" w:author="Anastasiia Grekova" w:date="2018-07-07T12:51:00Z">
          <w:pPr>
            <w:spacing w:after="0" w:line="240" w:lineRule="auto"/>
          </w:pPr>
        </w:pPrChange>
      </w:pPr>
      <w:ins w:id="102" w:author="Anastasiia Grekova" w:date="2018-07-07T13:23:00Z">
        <w:r>
          <w:rPr>
            <w:rFonts w:eastAsia="Times New Roman" w:cstheme="minorHAnsi"/>
            <w:color w:val="333333"/>
            <w:shd w:val="clear" w:color="auto" w:fill="FFFFFF"/>
            <w:lang w:eastAsia="de-DE"/>
          </w:rPr>
          <w:t>(subunits colored)</w:t>
        </w:r>
      </w:ins>
    </w:p>
    <w:p w14:paraId="1194EABF" w14:textId="77777777" w:rsidR="00806B94" w:rsidRDefault="00806B94" w:rsidP="00F6709C">
      <w:pPr>
        <w:spacing w:after="0" w:line="240" w:lineRule="auto"/>
        <w:ind w:left="2160"/>
        <w:rPr>
          <w:ins w:id="103" w:author="Anastasiia Grekova" w:date="2018-07-07T13:10:00Z"/>
          <w:rFonts w:eastAsia="Times New Roman" w:cstheme="minorHAnsi"/>
          <w:color w:val="333333"/>
          <w:shd w:val="clear" w:color="auto" w:fill="FFFFFF"/>
          <w:lang w:eastAsia="de-DE"/>
        </w:rPr>
        <w:pPrChange w:id="104" w:author="Anastasiia Grekova" w:date="2018-07-07T12:51:00Z">
          <w:pPr>
            <w:spacing w:after="0" w:line="240" w:lineRule="auto"/>
          </w:pPr>
        </w:pPrChange>
      </w:pPr>
    </w:p>
    <w:p w14:paraId="720A1CEF" w14:textId="3105921D" w:rsidR="00806B94" w:rsidRDefault="00806B94" w:rsidP="00F6709C">
      <w:pPr>
        <w:spacing w:after="0" w:line="240" w:lineRule="auto"/>
        <w:ind w:left="2160"/>
        <w:rPr>
          <w:ins w:id="105" w:author="Anastasiia Grekova" w:date="2018-07-07T13:10:00Z"/>
          <w:rFonts w:eastAsia="Times New Roman" w:cstheme="minorHAnsi"/>
          <w:color w:val="333333"/>
          <w:shd w:val="clear" w:color="auto" w:fill="FFFFFF"/>
          <w:lang w:eastAsia="de-DE"/>
        </w:rPr>
        <w:pPrChange w:id="106" w:author="Anastasiia Grekova" w:date="2018-07-07T12:51:00Z">
          <w:pPr>
            <w:spacing w:after="0" w:line="240" w:lineRule="auto"/>
          </w:pPr>
        </w:pPrChange>
      </w:pPr>
      <w:ins w:id="107" w:author="Anastasiia Grekova" w:date="2018-07-07T13:10:00Z">
        <w:r>
          <w:rPr>
            <w:rFonts w:eastAsia="Times New Roman" w:cstheme="minorHAnsi"/>
            <w:noProof/>
            <w:color w:val="333333"/>
            <w:shd w:val="clear" w:color="auto" w:fill="FFFFFF"/>
            <w:lang w:eastAsia="de-DE"/>
          </w:rPr>
          <w:drawing>
            <wp:inline distT="0" distB="0" distL="0" distR="0" wp14:anchorId="3DC3211A" wp14:editId="24C65FAC">
              <wp:extent cx="5943600" cy="5983605"/>
              <wp:effectExtent l="0" t="0" r="0" b="0"/>
              <wp:docPr id="8" name="Grafik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" name="Bildschirmfoto 2018-07-07 um 13.10.07.png"/>
                      <pic:cNvPicPr/>
                    </pic:nvPicPr>
                    <pic:blipFill>
                      <a:blip r:embed="rId1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59836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EA85016" w14:textId="77777777" w:rsidR="00806B94" w:rsidRDefault="00806B94" w:rsidP="00F6709C">
      <w:pPr>
        <w:spacing w:after="0" w:line="240" w:lineRule="auto"/>
        <w:ind w:left="2160"/>
        <w:rPr>
          <w:ins w:id="108" w:author="Anastasiia Grekova" w:date="2018-07-07T13:10:00Z"/>
          <w:rFonts w:eastAsia="Times New Roman" w:cstheme="minorHAnsi"/>
          <w:color w:val="333333"/>
          <w:shd w:val="clear" w:color="auto" w:fill="FFFFFF"/>
          <w:lang w:eastAsia="de-DE"/>
        </w:rPr>
        <w:pPrChange w:id="109" w:author="Anastasiia Grekova" w:date="2018-07-07T12:51:00Z">
          <w:pPr>
            <w:spacing w:after="0" w:line="240" w:lineRule="auto"/>
          </w:pPr>
        </w:pPrChange>
      </w:pPr>
    </w:p>
    <w:p w14:paraId="57B9C0D7" w14:textId="77777777" w:rsidR="00806B94" w:rsidRDefault="00806B94" w:rsidP="00F6709C">
      <w:pPr>
        <w:spacing w:after="0" w:line="240" w:lineRule="auto"/>
        <w:ind w:left="2160"/>
        <w:rPr>
          <w:ins w:id="110" w:author="Anastasiia Grekova" w:date="2018-07-07T13:10:00Z"/>
          <w:rFonts w:eastAsia="Times New Roman" w:cstheme="minorHAnsi"/>
          <w:color w:val="333333"/>
          <w:shd w:val="clear" w:color="auto" w:fill="FFFFFF"/>
          <w:lang w:eastAsia="de-DE"/>
        </w:rPr>
        <w:pPrChange w:id="111" w:author="Anastasiia Grekova" w:date="2018-07-07T12:51:00Z">
          <w:pPr>
            <w:spacing w:after="0" w:line="240" w:lineRule="auto"/>
          </w:pPr>
        </w:pPrChange>
      </w:pPr>
    </w:p>
    <w:p w14:paraId="6E046A37" w14:textId="77777777" w:rsidR="00806B94" w:rsidRDefault="00806B94" w:rsidP="00F6709C">
      <w:pPr>
        <w:spacing w:after="0" w:line="240" w:lineRule="auto"/>
        <w:ind w:left="2160"/>
        <w:rPr>
          <w:ins w:id="112" w:author="Anastasiia Grekova" w:date="2018-07-07T13:10:00Z"/>
          <w:rFonts w:eastAsia="Times New Roman" w:cstheme="minorHAnsi"/>
          <w:color w:val="333333"/>
          <w:shd w:val="clear" w:color="auto" w:fill="FFFFFF"/>
          <w:lang w:eastAsia="de-DE"/>
        </w:rPr>
        <w:pPrChange w:id="113" w:author="Anastasiia Grekova" w:date="2018-07-07T12:51:00Z">
          <w:pPr>
            <w:spacing w:after="0" w:line="240" w:lineRule="auto"/>
          </w:pPr>
        </w:pPrChange>
      </w:pPr>
    </w:p>
    <w:p w14:paraId="4ED8E983" w14:textId="77777777" w:rsidR="00806B94" w:rsidRDefault="00806B94" w:rsidP="00F6709C">
      <w:pPr>
        <w:spacing w:after="0" w:line="240" w:lineRule="auto"/>
        <w:ind w:left="2160"/>
        <w:rPr>
          <w:ins w:id="114" w:author="Anastasiia Grekova" w:date="2018-07-07T13:10:00Z"/>
          <w:rFonts w:eastAsia="Times New Roman" w:cstheme="minorHAnsi"/>
          <w:color w:val="333333"/>
          <w:shd w:val="clear" w:color="auto" w:fill="FFFFFF"/>
          <w:lang w:eastAsia="de-DE"/>
        </w:rPr>
        <w:pPrChange w:id="115" w:author="Anastasiia Grekova" w:date="2018-07-07T12:51:00Z">
          <w:pPr>
            <w:spacing w:after="0" w:line="240" w:lineRule="auto"/>
          </w:pPr>
        </w:pPrChange>
      </w:pPr>
    </w:p>
    <w:p w14:paraId="2DDE7259" w14:textId="77777777" w:rsidR="00806B94" w:rsidRDefault="00806B94" w:rsidP="00F6709C">
      <w:pPr>
        <w:spacing w:after="0" w:line="240" w:lineRule="auto"/>
        <w:ind w:left="2160"/>
        <w:rPr>
          <w:ins w:id="116" w:author="Anastasiia Grekova" w:date="2018-07-07T13:10:00Z"/>
          <w:rFonts w:eastAsia="Times New Roman" w:cstheme="minorHAnsi"/>
          <w:color w:val="333333"/>
          <w:shd w:val="clear" w:color="auto" w:fill="FFFFFF"/>
          <w:lang w:eastAsia="de-DE"/>
        </w:rPr>
        <w:pPrChange w:id="117" w:author="Anastasiia Grekova" w:date="2018-07-07T12:51:00Z">
          <w:pPr>
            <w:spacing w:after="0" w:line="240" w:lineRule="auto"/>
          </w:pPr>
        </w:pPrChange>
      </w:pPr>
    </w:p>
    <w:p w14:paraId="1EA5C868" w14:textId="77777777" w:rsidR="00806B94" w:rsidRDefault="00806B94" w:rsidP="00F6709C">
      <w:pPr>
        <w:spacing w:after="0" w:line="240" w:lineRule="auto"/>
        <w:ind w:left="2160"/>
        <w:rPr>
          <w:ins w:id="118" w:author="Anastasiia Grekova" w:date="2018-07-07T13:10:00Z"/>
          <w:rFonts w:eastAsia="Times New Roman" w:cstheme="minorHAnsi"/>
          <w:color w:val="333333"/>
          <w:shd w:val="clear" w:color="auto" w:fill="FFFFFF"/>
          <w:lang w:eastAsia="de-DE"/>
        </w:rPr>
        <w:pPrChange w:id="119" w:author="Anastasiia Grekova" w:date="2018-07-07T12:51:00Z">
          <w:pPr>
            <w:spacing w:after="0" w:line="240" w:lineRule="auto"/>
          </w:pPr>
        </w:pPrChange>
      </w:pPr>
    </w:p>
    <w:p w14:paraId="66BCB03B" w14:textId="32BDE2BA" w:rsidR="00806B94" w:rsidRDefault="00F6709C" w:rsidP="00F6709C">
      <w:pPr>
        <w:spacing w:after="0" w:line="240" w:lineRule="auto"/>
        <w:ind w:left="2160"/>
        <w:rPr>
          <w:ins w:id="120" w:author="Anastasiia Grekova" w:date="2018-07-07T13:14:00Z"/>
          <w:rFonts w:eastAsia="Times New Roman" w:cstheme="minorHAnsi"/>
          <w:color w:val="333333"/>
          <w:shd w:val="clear" w:color="auto" w:fill="FFFFFF"/>
          <w:lang w:eastAsia="de-DE"/>
        </w:rPr>
        <w:pPrChange w:id="121" w:author="Anastasiia Grekova" w:date="2018-07-07T12:51:00Z">
          <w:pPr>
            <w:spacing w:after="0" w:line="240" w:lineRule="auto"/>
          </w:pPr>
        </w:pPrChange>
      </w:pPr>
      <w:ins w:id="122" w:author="Anastasiia Grekova" w:date="2018-07-07T12:51:00Z">
        <w:r w:rsidRPr="00EB5D36">
          <w:rPr>
            <w:rFonts w:eastAsia="Times New Roman" w:cstheme="minorHAnsi"/>
            <w:color w:val="333333"/>
            <w:shd w:val="clear" w:color="auto" w:fill="FFFFFF"/>
            <w:lang w:eastAsia="de-DE"/>
            <w:rPrChange w:id="123" w:author="Anastasiia Grekova" w:date="2018-07-07T12:52:00Z">
              <w:rPr>
                <w:rFonts w:ascii="Arial" w:eastAsia="Times New Roman" w:hAnsi="Arial" w:cs="Arial"/>
                <w:color w:val="333333"/>
                <w:sz w:val="23"/>
                <w:szCs w:val="23"/>
                <w:shd w:val="clear" w:color="auto" w:fill="FFFFFF"/>
                <w:lang w:val="de-DE" w:eastAsia="de-DE"/>
              </w:rPr>
            </w:rPrChange>
          </w:rPr>
          <w:lastRenderedPageBreak/>
          <w:t xml:space="preserve"> Despite the</w:t>
        </w:r>
        <w:r w:rsidR="00EB5D36" w:rsidRPr="00EB5D36">
          <w:rPr>
            <w:rFonts w:eastAsia="Times New Roman" w:cstheme="minorHAnsi"/>
            <w:color w:val="333333"/>
            <w:shd w:val="clear" w:color="auto" w:fill="FFFFFF"/>
            <w:lang w:eastAsia="de-DE"/>
          </w:rPr>
          <w:t xml:space="preserve"> lack of sequence repetition, </w:t>
        </w:r>
      </w:ins>
      <w:ins w:id="124" w:author="Anastasiia Grekova" w:date="2018-07-07T12:54:00Z">
        <w:r w:rsidR="00EB5D36">
          <w:rPr>
            <w:rFonts w:eastAsia="Times New Roman" w:cstheme="minorHAnsi"/>
            <w:color w:val="333333"/>
            <w:shd w:val="clear" w:color="auto" w:fill="FFFFFF"/>
            <w:lang w:eastAsia="de-DE"/>
          </w:rPr>
          <w:t>we can</w:t>
        </w:r>
      </w:ins>
      <w:ins w:id="125" w:author="Anastasiia Grekova" w:date="2018-07-07T12:51:00Z">
        <w:r w:rsidRPr="00EB5D36">
          <w:rPr>
            <w:rFonts w:eastAsia="Times New Roman" w:cstheme="minorHAnsi"/>
            <w:color w:val="333333"/>
            <w:shd w:val="clear" w:color="auto" w:fill="FFFFFF"/>
            <w:lang w:eastAsia="de-DE"/>
            <w:rPrChange w:id="126" w:author="Anastasiia Grekova" w:date="2018-07-07T12:52:00Z">
              <w:rPr>
                <w:rFonts w:ascii="Arial" w:eastAsia="Times New Roman" w:hAnsi="Arial" w:cs="Arial"/>
                <w:color w:val="333333"/>
                <w:sz w:val="23"/>
                <w:szCs w:val="23"/>
                <w:shd w:val="clear" w:color="auto" w:fill="FFFFFF"/>
                <w:lang w:val="de-DE" w:eastAsia="de-DE"/>
              </w:rPr>
            </w:rPrChange>
          </w:rPr>
          <w:t xml:space="preserve"> identify nine repetitive units consisting of four transmembrane helices</w:t>
        </w:r>
      </w:ins>
      <w:ins w:id="127" w:author="Anastasiia Grekova" w:date="2018-07-07T13:14:00Z">
        <w:r w:rsidR="00806B94">
          <w:rPr>
            <w:rFonts w:eastAsia="Times New Roman" w:cstheme="minorHAnsi"/>
            <w:color w:val="333333"/>
            <w:shd w:val="clear" w:color="auto" w:fill="FFFFFF"/>
            <w:lang w:eastAsia="de-DE"/>
          </w:rPr>
          <w:t>(pink)</w:t>
        </w:r>
      </w:ins>
      <w:ins w:id="128" w:author="Anastasiia Grekova" w:date="2018-07-07T12:51:00Z">
        <w:r w:rsidRPr="00EB5D36">
          <w:rPr>
            <w:rFonts w:eastAsia="Times New Roman" w:cstheme="minorHAnsi"/>
            <w:color w:val="333333"/>
            <w:shd w:val="clear" w:color="auto" w:fill="FFFFFF"/>
            <w:lang w:eastAsia="de-DE"/>
            <w:rPrChange w:id="129" w:author="Anastasiia Grekova" w:date="2018-07-07T12:52:00Z">
              <w:rPr>
                <w:rFonts w:ascii="Arial" w:eastAsia="Times New Roman" w:hAnsi="Arial" w:cs="Arial"/>
                <w:color w:val="333333"/>
                <w:sz w:val="23"/>
                <w:szCs w:val="23"/>
                <w:shd w:val="clear" w:color="auto" w:fill="FFFFFF"/>
                <w:lang w:val="de-DE" w:eastAsia="de-DE"/>
              </w:rPr>
            </w:rPrChange>
          </w:rPr>
          <w:t xml:space="preserve"> each-which we term transmembrane helical units (THUs)-which assemble into a highly curved blade-like structure. </w:t>
        </w:r>
      </w:ins>
    </w:p>
    <w:p w14:paraId="74D00F85" w14:textId="77777777" w:rsidR="00806B94" w:rsidRDefault="00806B94" w:rsidP="00F6709C">
      <w:pPr>
        <w:spacing w:after="0" w:line="240" w:lineRule="auto"/>
        <w:ind w:left="2160"/>
        <w:rPr>
          <w:ins w:id="130" w:author="Anastasiia Grekova" w:date="2018-07-07T13:14:00Z"/>
          <w:rFonts w:eastAsia="Times New Roman" w:cstheme="minorHAnsi"/>
          <w:color w:val="333333"/>
          <w:shd w:val="clear" w:color="auto" w:fill="FFFFFF"/>
          <w:lang w:eastAsia="de-DE"/>
        </w:rPr>
        <w:pPrChange w:id="131" w:author="Anastasiia Grekova" w:date="2018-07-07T12:51:00Z">
          <w:pPr>
            <w:spacing w:after="0" w:line="240" w:lineRule="auto"/>
          </w:pPr>
        </w:pPrChange>
      </w:pPr>
    </w:p>
    <w:p w14:paraId="588A2EB9" w14:textId="74F71BBF" w:rsidR="00806B94" w:rsidRPr="00D3574E" w:rsidRDefault="00D3574E" w:rsidP="00F6709C">
      <w:pPr>
        <w:spacing w:after="0" w:line="240" w:lineRule="auto"/>
        <w:ind w:left="2160"/>
        <w:rPr>
          <w:ins w:id="132" w:author="Anastasiia Grekova" w:date="2018-07-07T13:14:00Z"/>
          <w:rFonts w:eastAsia="Times New Roman" w:cstheme="minorHAnsi"/>
          <w:color w:val="333333"/>
          <w:shd w:val="clear" w:color="auto" w:fill="FFFFFF"/>
          <w:lang w:eastAsia="de-DE"/>
        </w:rPr>
        <w:pPrChange w:id="133" w:author="Anastasiia Grekova" w:date="2018-07-07T12:51:00Z">
          <w:pPr>
            <w:spacing w:after="0" w:line="240" w:lineRule="auto"/>
          </w:pPr>
        </w:pPrChange>
      </w:pPr>
      <w:ins w:id="134" w:author="Anastasiia Grekova" w:date="2018-07-07T13:23:00Z">
        <w:r>
          <w:rPr>
            <w:rFonts w:eastAsia="Times New Roman" w:cstheme="minorHAnsi"/>
            <w:color w:val="333333"/>
            <w:shd w:val="clear" w:color="auto" w:fill="FFFFFF"/>
            <w:lang w:eastAsia="de-DE"/>
          </w:rPr>
          <w:t xml:space="preserve">(2D structures – helices, B sheets and loops colored) </w:t>
        </w:r>
      </w:ins>
    </w:p>
    <w:p w14:paraId="5B7F0718" w14:textId="330130BE" w:rsidR="00806B94" w:rsidRDefault="00806B94" w:rsidP="00F6709C">
      <w:pPr>
        <w:spacing w:after="0" w:line="240" w:lineRule="auto"/>
        <w:ind w:left="2160"/>
        <w:rPr>
          <w:ins w:id="135" w:author="Anastasiia Grekova" w:date="2018-07-07T13:14:00Z"/>
          <w:rFonts w:eastAsia="Times New Roman" w:cstheme="minorHAnsi"/>
          <w:color w:val="333333"/>
          <w:shd w:val="clear" w:color="auto" w:fill="FFFFFF"/>
          <w:lang w:eastAsia="de-DE"/>
        </w:rPr>
        <w:pPrChange w:id="136" w:author="Anastasiia Grekova" w:date="2018-07-07T12:51:00Z">
          <w:pPr>
            <w:spacing w:after="0" w:line="240" w:lineRule="auto"/>
          </w:pPr>
        </w:pPrChange>
      </w:pPr>
      <w:ins w:id="137" w:author="Anastasiia Grekova" w:date="2018-07-07T13:15:00Z">
        <w:r>
          <w:rPr>
            <w:rFonts w:eastAsia="Times New Roman" w:cstheme="minorHAnsi"/>
            <w:noProof/>
            <w:color w:val="333333"/>
            <w:shd w:val="clear" w:color="auto" w:fill="FFFFFF"/>
            <w:lang w:eastAsia="de-DE"/>
          </w:rPr>
          <w:drawing>
            <wp:inline distT="0" distB="0" distL="0" distR="0" wp14:anchorId="4FB7C7F5" wp14:editId="699A8537">
              <wp:extent cx="5943600" cy="5913755"/>
              <wp:effectExtent l="0" t="0" r="0" b="4445"/>
              <wp:docPr id="9" name="Grafik 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9" name="Bildschirmfoto 2018-07-07 um 13.14.20.png"/>
                      <pic:cNvPicPr/>
                    </pic:nvPicPr>
                    <pic:blipFill>
                      <a:blip r:embed="rId1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591375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D72B4A2" w14:textId="77777777" w:rsidR="00806B94" w:rsidRDefault="00806B94" w:rsidP="00F6709C">
      <w:pPr>
        <w:spacing w:after="0" w:line="240" w:lineRule="auto"/>
        <w:ind w:left="2160"/>
        <w:rPr>
          <w:ins w:id="138" w:author="Anastasiia Grekova" w:date="2018-07-07T13:14:00Z"/>
          <w:rFonts w:eastAsia="Times New Roman" w:cstheme="minorHAnsi"/>
          <w:color w:val="333333"/>
          <w:shd w:val="clear" w:color="auto" w:fill="FFFFFF"/>
          <w:lang w:eastAsia="de-DE"/>
        </w:rPr>
        <w:pPrChange w:id="139" w:author="Anastasiia Grekova" w:date="2018-07-07T12:51:00Z">
          <w:pPr>
            <w:spacing w:after="0" w:line="240" w:lineRule="auto"/>
          </w:pPr>
        </w:pPrChange>
      </w:pPr>
    </w:p>
    <w:p w14:paraId="3337D8E8" w14:textId="77777777" w:rsidR="00806B94" w:rsidRDefault="00806B94" w:rsidP="00F6709C">
      <w:pPr>
        <w:spacing w:after="0" w:line="240" w:lineRule="auto"/>
        <w:ind w:left="2160"/>
        <w:rPr>
          <w:ins w:id="140" w:author="Anastasiia Grekova" w:date="2018-07-07T13:14:00Z"/>
          <w:rFonts w:eastAsia="Times New Roman" w:cstheme="minorHAnsi"/>
          <w:color w:val="333333"/>
          <w:shd w:val="clear" w:color="auto" w:fill="FFFFFF"/>
          <w:lang w:eastAsia="de-DE"/>
        </w:rPr>
        <w:pPrChange w:id="141" w:author="Anastasiia Grekova" w:date="2018-07-07T12:51:00Z">
          <w:pPr>
            <w:spacing w:after="0" w:line="240" w:lineRule="auto"/>
          </w:pPr>
        </w:pPrChange>
      </w:pPr>
    </w:p>
    <w:p w14:paraId="249B8686" w14:textId="77777777" w:rsidR="00806B94" w:rsidRDefault="00806B94" w:rsidP="00F6709C">
      <w:pPr>
        <w:spacing w:after="0" w:line="240" w:lineRule="auto"/>
        <w:ind w:left="2160"/>
        <w:rPr>
          <w:ins w:id="142" w:author="Anastasiia Grekova" w:date="2018-07-07T13:14:00Z"/>
          <w:rFonts w:eastAsia="Times New Roman" w:cstheme="minorHAnsi"/>
          <w:color w:val="333333"/>
          <w:shd w:val="clear" w:color="auto" w:fill="FFFFFF"/>
          <w:lang w:eastAsia="de-DE"/>
        </w:rPr>
        <w:pPrChange w:id="143" w:author="Anastasiia Grekova" w:date="2018-07-07T12:51:00Z">
          <w:pPr>
            <w:spacing w:after="0" w:line="240" w:lineRule="auto"/>
          </w:pPr>
        </w:pPrChange>
      </w:pPr>
    </w:p>
    <w:p w14:paraId="61255221" w14:textId="77777777" w:rsidR="00806B94" w:rsidRDefault="00806B94" w:rsidP="00F6709C">
      <w:pPr>
        <w:spacing w:after="0" w:line="240" w:lineRule="auto"/>
        <w:ind w:left="2160"/>
        <w:rPr>
          <w:ins w:id="144" w:author="Anastasiia Grekova" w:date="2018-07-07T13:14:00Z"/>
          <w:rFonts w:eastAsia="Times New Roman" w:cstheme="minorHAnsi"/>
          <w:color w:val="333333"/>
          <w:shd w:val="clear" w:color="auto" w:fill="FFFFFF"/>
          <w:lang w:eastAsia="de-DE"/>
        </w:rPr>
        <w:pPrChange w:id="145" w:author="Anastasiia Grekova" w:date="2018-07-07T12:51:00Z">
          <w:pPr>
            <w:spacing w:after="0" w:line="240" w:lineRule="auto"/>
          </w:pPr>
        </w:pPrChange>
      </w:pPr>
      <w:bookmarkStart w:id="146" w:name="_GoBack"/>
      <w:bookmarkEnd w:id="146"/>
    </w:p>
    <w:p w14:paraId="261D5A68" w14:textId="77777777" w:rsidR="00D3574E" w:rsidRDefault="00F6709C" w:rsidP="00F6709C">
      <w:pPr>
        <w:spacing w:after="0" w:line="240" w:lineRule="auto"/>
        <w:ind w:left="2160"/>
        <w:rPr>
          <w:ins w:id="147" w:author="Anastasiia Grekova" w:date="2018-07-07T13:20:00Z"/>
          <w:rFonts w:eastAsia="Times New Roman" w:cstheme="minorHAnsi"/>
          <w:color w:val="333333"/>
          <w:shd w:val="clear" w:color="auto" w:fill="FFFFFF"/>
          <w:lang w:eastAsia="de-DE"/>
        </w:rPr>
        <w:pPrChange w:id="148" w:author="Anastasiia Grekova" w:date="2018-07-07T12:51:00Z">
          <w:pPr>
            <w:spacing w:after="0" w:line="240" w:lineRule="auto"/>
          </w:pPr>
        </w:pPrChange>
      </w:pPr>
      <w:ins w:id="149" w:author="Anastasiia Grekova" w:date="2018-07-07T12:51:00Z">
        <w:r w:rsidRPr="00EB5D36">
          <w:rPr>
            <w:rFonts w:eastAsia="Times New Roman" w:cstheme="minorHAnsi"/>
            <w:color w:val="333333"/>
            <w:shd w:val="clear" w:color="auto" w:fill="FFFFFF"/>
            <w:lang w:eastAsia="de-DE"/>
            <w:rPrChange w:id="150" w:author="Anastasiia Grekova" w:date="2018-07-07T12:52:00Z">
              <w:rPr>
                <w:rFonts w:ascii="Arial" w:eastAsia="Times New Roman" w:hAnsi="Arial" w:cs="Arial"/>
                <w:color w:val="333333"/>
                <w:sz w:val="23"/>
                <w:szCs w:val="23"/>
                <w:shd w:val="clear" w:color="auto" w:fill="FFFFFF"/>
                <w:lang w:val="de-DE" w:eastAsia="de-DE"/>
              </w:rPr>
            </w:rPrChange>
          </w:rPr>
          <w:lastRenderedPageBreak/>
          <w:t xml:space="preserve">The last transmembrane helix encloses a hydrophobic pore, followed by three intracellular fenestration sites and side portals that contain pore-property-determining residues. </w:t>
        </w:r>
      </w:ins>
    </w:p>
    <w:p w14:paraId="6812493B" w14:textId="6E6D1624" w:rsidR="00D3574E" w:rsidRDefault="00D3574E" w:rsidP="00F6709C">
      <w:pPr>
        <w:spacing w:after="0" w:line="240" w:lineRule="auto"/>
        <w:ind w:left="2160"/>
        <w:rPr>
          <w:ins w:id="151" w:author="Anastasiia Grekova" w:date="2018-07-07T13:20:00Z"/>
          <w:rFonts w:eastAsia="Times New Roman" w:cstheme="minorHAnsi"/>
          <w:color w:val="333333"/>
          <w:shd w:val="clear" w:color="auto" w:fill="FFFFFF"/>
          <w:lang w:eastAsia="de-DE"/>
        </w:rPr>
        <w:pPrChange w:id="152" w:author="Anastasiia Grekova" w:date="2018-07-07T12:51:00Z">
          <w:pPr>
            <w:spacing w:after="0" w:line="240" w:lineRule="auto"/>
          </w:pPr>
        </w:pPrChange>
      </w:pPr>
      <w:ins w:id="153" w:author="Anastasiia Grekova" w:date="2018-07-07T13:21:00Z">
        <w:r>
          <w:rPr>
            <w:rFonts w:eastAsia="Times New Roman" w:cstheme="minorHAnsi"/>
            <w:noProof/>
            <w:color w:val="333333"/>
            <w:shd w:val="clear" w:color="auto" w:fill="FFFFFF"/>
            <w:lang w:eastAsia="de-DE"/>
          </w:rPr>
          <w:drawing>
            <wp:inline distT="0" distB="0" distL="0" distR="0" wp14:anchorId="10C35270" wp14:editId="552234BD">
              <wp:extent cx="2785730" cy="2722776"/>
              <wp:effectExtent l="0" t="0" r="0" b="0"/>
              <wp:docPr id="10" name="Grafik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" name="Bildschirmfoto 2018-07-07 um 13.20.21.png"/>
                      <pic:cNvPicPr/>
                    </pic:nvPicPr>
                    <pic:blipFill>
                      <a:blip r:embed="rId1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790188" cy="272713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rFonts w:eastAsia="Times New Roman" w:cstheme="minorHAnsi"/>
            <w:noProof/>
            <w:color w:val="333333"/>
            <w:shd w:val="clear" w:color="auto" w:fill="FFFFFF"/>
            <w:lang w:eastAsia="de-DE"/>
          </w:rPr>
          <w:drawing>
            <wp:inline distT="0" distB="0" distL="0" distR="0" wp14:anchorId="64A6D2A1" wp14:editId="27D130B9">
              <wp:extent cx="2785110" cy="2477135"/>
              <wp:effectExtent l="0" t="0" r="0" b="0"/>
              <wp:docPr id="11" name="Grafik 1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1" name="Bildschirmfoto 2018-07-07 um 13.20.00.png"/>
                      <pic:cNvPicPr/>
                    </pic:nvPicPr>
                    <pic:blipFill>
                      <a:blip r:embed="rId1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792851" cy="24840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ins w:id="154" w:author="Anastasiia Grekova" w:date="2018-07-07T13:22:00Z">
        <w:r>
          <w:rPr>
            <w:rFonts w:eastAsia="Times New Roman" w:cstheme="minorHAnsi"/>
            <w:color w:val="333333"/>
            <w:shd w:val="clear" w:color="auto" w:fill="FFFFFF"/>
            <w:lang w:eastAsia="de-DE"/>
          </w:rPr>
          <w:t xml:space="preserve"> (colored by </w:t>
        </w:r>
        <w:proofErr w:type="spellStart"/>
        <w:r>
          <w:rPr>
            <w:rFonts w:eastAsia="Times New Roman" w:cstheme="minorHAnsi"/>
            <w:color w:val="333333"/>
            <w:shd w:val="clear" w:color="auto" w:fill="FFFFFF"/>
            <w:lang w:eastAsia="de-DE"/>
          </w:rPr>
          <w:t>hodrophobility</w:t>
        </w:r>
        <w:proofErr w:type="spellEnd"/>
        <w:r>
          <w:rPr>
            <w:rFonts w:eastAsia="Times New Roman" w:cstheme="minorHAnsi"/>
            <w:color w:val="333333"/>
            <w:shd w:val="clear" w:color="auto" w:fill="FFFFFF"/>
            <w:lang w:eastAsia="de-DE"/>
          </w:rPr>
          <w:t>)</w:t>
        </w:r>
      </w:ins>
    </w:p>
    <w:p w14:paraId="473049A0" w14:textId="46F0520B" w:rsidR="00F6709C" w:rsidRDefault="00F6709C" w:rsidP="00F6709C">
      <w:pPr>
        <w:spacing w:after="0" w:line="240" w:lineRule="auto"/>
        <w:ind w:left="2160"/>
        <w:rPr>
          <w:ins w:id="155" w:author="Anastasiia Grekova" w:date="2018-07-07T13:27:00Z"/>
          <w:rFonts w:eastAsia="Times New Roman" w:cstheme="minorHAnsi"/>
          <w:color w:val="333333"/>
          <w:shd w:val="clear" w:color="auto" w:fill="FFFFFF"/>
          <w:lang w:eastAsia="de-DE"/>
        </w:rPr>
        <w:pPrChange w:id="156" w:author="Anastasiia Grekova" w:date="2018-07-07T12:51:00Z">
          <w:pPr>
            <w:spacing w:after="0" w:line="240" w:lineRule="auto"/>
          </w:pPr>
        </w:pPrChange>
      </w:pPr>
      <w:ins w:id="157" w:author="Anastasiia Grekova" w:date="2018-07-07T12:51:00Z">
        <w:r w:rsidRPr="00EB5D36">
          <w:rPr>
            <w:rFonts w:eastAsia="Times New Roman" w:cstheme="minorHAnsi"/>
            <w:color w:val="333333"/>
            <w:shd w:val="clear" w:color="auto" w:fill="FFFFFF"/>
            <w:lang w:eastAsia="de-DE"/>
            <w:rPrChange w:id="158" w:author="Anastasiia Grekova" w:date="2018-07-07T12:52:00Z">
              <w:rPr>
                <w:rFonts w:ascii="Arial" w:eastAsia="Times New Roman" w:hAnsi="Arial" w:cs="Arial"/>
                <w:color w:val="333333"/>
                <w:sz w:val="23"/>
                <w:szCs w:val="23"/>
                <w:shd w:val="clear" w:color="auto" w:fill="FFFFFF"/>
                <w:lang w:val="de-DE" w:eastAsia="de-DE"/>
              </w:rPr>
            </w:rPrChange>
          </w:rPr>
          <w:t xml:space="preserve">The central region forms a 90 A-long intracellular beam-like structure, which undergoes a lever-like motion to connect THUs to the pore via the interfaces of the C-terminal domain, the anchor-resembling domain and the outer helix. Deleting extracellular loops in the distal THUs or mutating single residues in the beam impairs the mechanical activation of Piezo1. Overall, Piezo1 possesses a unique 38-transmembrane-helix topology and designated </w:t>
        </w:r>
        <w:proofErr w:type="spellStart"/>
        <w:r w:rsidRPr="00EB5D36">
          <w:rPr>
            <w:rFonts w:eastAsia="Times New Roman" w:cstheme="minorHAnsi"/>
            <w:color w:val="333333"/>
            <w:shd w:val="clear" w:color="auto" w:fill="FFFFFF"/>
            <w:lang w:eastAsia="de-DE"/>
            <w:rPrChange w:id="159" w:author="Anastasiia Grekova" w:date="2018-07-07T12:52:00Z">
              <w:rPr>
                <w:rFonts w:ascii="Arial" w:eastAsia="Times New Roman" w:hAnsi="Arial" w:cs="Arial"/>
                <w:color w:val="333333"/>
                <w:sz w:val="23"/>
                <w:szCs w:val="23"/>
                <w:shd w:val="clear" w:color="auto" w:fill="FFFFFF"/>
                <w:lang w:val="de-DE" w:eastAsia="de-DE"/>
              </w:rPr>
            </w:rPrChange>
          </w:rPr>
          <w:t>mechanotransduction</w:t>
        </w:r>
        <w:proofErr w:type="spellEnd"/>
        <w:r w:rsidRPr="00EB5D36">
          <w:rPr>
            <w:rFonts w:eastAsia="Times New Roman" w:cstheme="minorHAnsi"/>
            <w:color w:val="333333"/>
            <w:shd w:val="clear" w:color="auto" w:fill="FFFFFF"/>
            <w:lang w:eastAsia="de-DE"/>
            <w:rPrChange w:id="160" w:author="Anastasiia Grekova" w:date="2018-07-07T12:52:00Z">
              <w:rPr>
                <w:rFonts w:ascii="Arial" w:eastAsia="Times New Roman" w:hAnsi="Arial" w:cs="Arial"/>
                <w:color w:val="333333"/>
                <w:sz w:val="23"/>
                <w:szCs w:val="23"/>
                <w:shd w:val="clear" w:color="auto" w:fill="FFFFFF"/>
                <w:lang w:val="de-DE" w:eastAsia="de-DE"/>
              </w:rPr>
            </w:rPrChange>
          </w:rPr>
          <w:t xml:space="preserve"> components, which enable a lever-like </w:t>
        </w:r>
        <w:proofErr w:type="spellStart"/>
        <w:r w:rsidRPr="00EB5D36">
          <w:rPr>
            <w:rFonts w:eastAsia="Times New Roman" w:cstheme="minorHAnsi"/>
            <w:color w:val="333333"/>
            <w:shd w:val="clear" w:color="auto" w:fill="FFFFFF"/>
            <w:lang w:eastAsia="de-DE"/>
            <w:rPrChange w:id="161" w:author="Anastasiia Grekova" w:date="2018-07-07T12:52:00Z">
              <w:rPr>
                <w:rFonts w:ascii="Arial" w:eastAsia="Times New Roman" w:hAnsi="Arial" w:cs="Arial"/>
                <w:color w:val="333333"/>
                <w:sz w:val="23"/>
                <w:szCs w:val="23"/>
                <w:shd w:val="clear" w:color="auto" w:fill="FFFFFF"/>
                <w:lang w:val="de-DE" w:eastAsia="de-DE"/>
              </w:rPr>
            </w:rPrChange>
          </w:rPr>
          <w:t>mechanogating</w:t>
        </w:r>
        <w:proofErr w:type="spellEnd"/>
        <w:r w:rsidRPr="00EB5D36">
          <w:rPr>
            <w:rFonts w:eastAsia="Times New Roman" w:cstheme="minorHAnsi"/>
            <w:color w:val="333333"/>
            <w:shd w:val="clear" w:color="auto" w:fill="FFFFFF"/>
            <w:lang w:eastAsia="de-DE"/>
            <w:rPrChange w:id="162" w:author="Anastasiia Grekova" w:date="2018-07-07T12:52:00Z">
              <w:rPr>
                <w:rFonts w:ascii="Arial" w:eastAsia="Times New Roman" w:hAnsi="Arial" w:cs="Arial"/>
                <w:color w:val="333333"/>
                <w:sz w:val="23"/>
                <w:szCs w:val="23"/>
                <w:shd w:val="clear" w:color="auto" w:fill="FFFFFF"/>
                <w:lang w:val="de-DE" w:eastAsia="de-DE"/>
              </w:rPr>
            </w:rPrChange>
          </w:rPr>
          <w:t xml:space="preserve"> mechanism.</w:t>
        </w:r>
      </w:ins>
    </w:p>
    <w:p w14:paraId="0C8839F4" w14:textId="77777777" w:rsidR="00D3574E" w:rsidRPr="00EB5D36" w:rsidRDefault="00D3574E" w:rsidP="00F6709C">
      <w:pPr>
        <w:spacing w:after="0" w:line="240" w:lineRule="auto"/>
        <w:ind w:left="2160"/>
        <w:rPr>
          <w:ins w:id="163" w:author="Anastasiia Grekova" w:date="2018-07-07T12:51:00Z"/>
          <w:rFonts w:eastAsia="Times New Roman" w:cstheme="minorHAnsi"/>
          <w:lang w:eastAsia="de-DE"/>
          <w:rPrChange w:id="164" w:author="Anastasiia Grekova" w:date="2018-07-07T12:52:00Z">
            <w:rPr>
              <w:ins w:id="165" w:author="Anastasiia Grekova" w:date="2018-07-07T12:51:00Z"/>
              <w:rFonts w:ascii="Times New Roman" w:eastAsia="Times New Roman" w:hAnsi="Times New Roman" w:cs="Times New Roman"/>
              <w:sz w:val="24"/>
              <w:szCs w:val="24"/>
              <w:lang w:val="de-DE" w:eastAsia="de-DE"/>
            </w:rPr>
          </w:rPrChange>
        </w:rPr>
        <w:pPrChange w:id="166" w:author="Anastasiia Grekova" w:date="2018-07-07T12:51:00Z">
          <w:pPr>
            <w:spacing w:after="0" w:line="240" w:lineRule="auto"/>
          </w:pPr>
        </w:pPrChange>
      </w:pPr>
    </w:p>
    <w:p w14:paraId="738C332E" w14:textId="77777777" w:rsidR="00F6709C" w:rsidRPr="00F6709C" w:rsidRDefault="00F6709C" w:rsidP="0033401C">
      <w:pPr>
        <w:pStyle w:val="Listenabsatz"/>
        <w:spacing w:after="0" w:line="240" w:lineRule="auto"/>
        <w:ind w:left="2160"/>
        <w:rPr>
          <w:ins w:id="167" w:author="Anastasiia Grekova" w:date="2018-07-07T12:48:00Z"/>
          <w:rFonts w:cstheme="minorHAnsi"/>
          <w:rPrChange w:id="168" w:author="Anastasiia Grekova" w:date="2018-07-07T12:51:00Z">
            <w:rPr>
              <w:ins w:id="169" w:author="Anastasiia Grekova" w:date="2018-07-07T12:48:00Z"/>
              <w:rFonts w:ascii="Cambria" w:hAnsi="Cambria"/>
            </w:rPr>
          </w:rPrChange>
        </w:rPr>
        <w:pPrChange w:id="170" w:author="Anastasiia Grekova" w:date="2018-07-07T12:36:00Z">
          <w:pPr>
            <w:pStyle w:val="Listenabsatz"/>
            <w:numPr>
              <w:ilvl w:val="2"/>
              <w:numId w:val="1"/>
            </w:numPr>
            <w:spacing w:after="0" w:line="240" w:lineRule="auto"/>
            <w:ind w:left="2160" w:hanging="180"/>
          </w:pPr>
        </w:pPrChange>
      </w:pPr>
    </w:p>
    <w:p w14:paraId="0BC9FA32" w14:textId="69DB562E" w:rsidR="003D2615" w:rsidRPr="00F6709C" w:rsidRDefault="00D3574E" w:rsidP="0033401C">
      <w:pPr>
        <w:pStyle w:val="Listenabsatz"/>
        <w:spacing w:after="0" w:line="240" w:lineRule="auto"/>
        <w:ind w:left="2160"/>
        <w:rPr>
          <w:ins w:id="171" w:author="Papman Mara" w:date="2018-07-06T16:07:00Z"/>
          <w:rFonts w:eastAsia="SimSun" w:cstheme="minorHAnsi"/>
          <w:color w:val="333333"/>
          <w:lang w:eastAsia="zh-CN"/>
          <w:rPrChange w:id="172" w:author="Anastasiia Grekova" w:date="2018-07-07T12:51:00Z">
            <w:rPr>
              <w:ins w:id="173" w:author="Papman Mara" w:date="2018-07-06T16:07:00Z"/>
              <w:lang w:eastAsia="zh-CN"/>
            </w:rPr>
          </w:rPrChange>
        </w:rPr>
      </w:pPr>
      <w:ins w:id="174" w:author="Anastasiia Grekova" w:date="2018-07-07T13:27:00Z">
        <w:r>
          <w:rPr>
            <w:rFonts w:eastAsia="SimSun" w:cstheme="minorHAnsi"/>
            <w:noProof/>
            <w:lang w:eastAsia="zh-CN"/>
          </w:rPr>
          <w:lastRenderedPageBreak/>
          <w:drawing>
            <wp:inline distT="0" distB="0" distL="0" distR="0" wp14:anchorId="1E860FF5" wp14:editId="1E9185FB">
              <wp:extent cx="5441424" cy="1212112"/>
              <wp:effectExtent l="0" t="0" r="0" b="0"/>
              <wp:docPr id="12" name="Grafik 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2" name="Bildschirmfoto 2018-07-07 um 13.26.26.png"/>
                      <pic:cNvPicPr/>
                    </pic:nvPicPr>
                    <pic:blipFill>
                      <a:blip r:embed="rId1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52400" cy="121455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ins w:id="175" w:author="Papman Mara" w:date="2018-07-06T16:06:00Z">
        <w:del w:id="176" w:author="Anastasiia Grekova" w:date="2018-07-07T12:36:00Z">
          <w:r w:rsidR="000E20CF" w:rsidRPr="00F6709C" w:rsidDel="0033401C">
            <w:rPr>
              <w:rFonts w:eastAsia="SimSun" w:cstheme="minorHAnsi"/>
              <w:lang w:eastAsia="zh-CN"/>
              <w:rPrChange w:id="177" w:author="Anastasiia Grekova" w:date="2018-07-07T12:51:00Z">
                <w:rPr>
                  <w:rFonts w:ascii="SimSun" w:eastAsia="SimSun" w:hAnsi="SimSun"/>
                  <w:lang w:eastAsia="zh-CN"/>
                </w:rPr>
              </w:rPrChange>
            </w:rPr>
            <w:delText>EMD-7</w:delText>
          </w:r>
        </w:del>
      </w:ins>
      <w:ins w:id="178" w:author="Papman Mara" w:date="2018-07-06T16:07:00Z">
        <w:del w:id="179" w:author="Anastasiia Grekova" w:date="2018-07-07T12:36:00Z">
          <w:r w:rsidR="000E20CF" w:rsidRPr="00F6709C" w:rsidDel="0033401C">
            <w:rPr>
              <w:rFonts w:eastAsia="SimSun" w:cstheme="minorHAnsi"/>
              <w:lang w:eastAsia="zh-CN"/>
              <w:rPrChange w:id="180" w:author="Anastasiia Grekova" w:date="2018-07-07T12:51:00Z">
                <w:rPr>
                  <w:rFonts w:ascii="SimSun" w:eastAsia="SimSun" w:hAnsi="SimSun"/>
                  <w:lang w:eastAsia="zh-CN"/>
                </w:rPr>
              </w:rPrChange>
            </w:rPr>
            <w:delText>128</w:delText>
          </w:r>
        </w:del>
      </w:ins>
    </w:p>
    <w:p w14:paraId="46623714" w14:textId="215DBAC8" w:rsidR="000E20CF" w:rsidRDefault="000E20CF" w:rsidP="000E20CF">
      <w:pPr>
        <w:pStyle w:val="Listenabsatz"/>
        <w:spacing w:after="0" w:line="240" w:lineRule="auto"/>
        <w:ind w:left="2160"/>
        <w:rPr>
          <w:ins w:id="181" w:author="Papman Mara" w:date="2018-07-06T16:09:00Z"/>
        </w:rPr>
      </w:pPr>
      <w:ins w:id="182" w:author="Papman Mara" w:date="2018-07-06T16:07:00Z">
        <w:del w:id="183" w:author="Anastasiia Grekova" w:date="2018-07-07T13:23:00Z">
          <w:r w:rsidDel="00D3574E">
            <w:rPr>
              <w:noProof/>
            </w:rPr>
            <w:drawing>
              <wp:inline distT="0" distB="0" distL="0" distR="0" wp14:anchorId="77669444" wp14:editId="23D35690">
                <wp:extent cx="3708806" cy="2766548"/>
                <wp:effectExtent l="0" t="0" r="6350" b="0"/>
                <wp:docPr id="4" name="图片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18080" cy="27734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del>
      </w:ins>
    </w:p>
    <w:p w14:paraId="2D40262C" w14:textId="0E331854" w:rsidR="000E20CF" w:rsidRDefault="000E20CF" w:rsidP="000E20CF">
      <w:pPr>
        <w:pStyle w:val="Listenabsatz"/>
        <w:spacing w:after="0" w:line="240" w:lineRule="auto"/>
        <w:ind w:left="2160"/>
        <w:rPr>
          <w:ins w:id="184" w:author="Papman Mara" w:date="2018-07-06T16:09:00Z"/>
        </w:rPr>
      </w:pPr>
    </w:p>
    <w:p w14:paraId="593904B0" w14:textId="1F46E3E1" w:rsidR="000E20CF" w:rsidRDefault="000E20CF" w:rsidP="000E20CF">
      <w:pPr>
        <w:pStyle w:val="Listenabsatz"/>
        <w:spacing w:after="0" w:line="240" w:lineRule="auto"/>
        <w:ind w:left="2160"/>
        <w:rPr>
          <w:ins w:id="185" w:author="Papman Mara" w:date="2018-07-06T16:41:00Z"/>
        </w:rPr>
      </w:pPr>
      <w:ins w:id="186" w:author="Papman Mara" w:date="2018-07-06T16:09:00Z">
        <w:del w:id="187" w:author="Anastasiia Grekova" w:date="2018-07-07T13:23:00Z">
          <w:r w:rsidDel="00D3574E">
            <w:rPr>
              <w:noProof/>
            </w:rPr>
            <w:drawing>
              <wp:inline distT="0" distB="0" distL="0" distR="0" wp14:anchorId="08F0E1E1" wp14:editId="7DA0EAD4">
                <wp:extent cx="3766433" cy="3635654"/>
                <wp:effectExtent l="0" t="0" r="5715" b="3175"/>
                <wp:docPr id="6" name="图片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73762" cy="36427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del>
      </w:ins>
    </w:p>
    <w:p w14:paraId="76C0706F" w14:textId="77777777" w:rsidR="004650BB" w:rsidRPr="000E20CF" w:rsidRDefault="004650BB">
      <w:pPr>
        <w:pStyle w:val="Listenabsatz"/>
        <w:spacing w:after="0" w:line="240" w:lineRule="auto"/>
        <w:ind w:left="2160"/>
        <w:pPrChange w:id="188" w:author="Papman Mara" w:date="2018-07-06T16:06:00Z">
          <w:pPr>
            <w:pStyle w:val="Listenabsatz"/>
            <w:numPr>
              <w:ilvl w:val="2"/>
              <w:numId w:val="1"/>
            </w:numPr>
            <w:spacing w:after="0" w:line="240" w:lineRule="auto"/>
            <w:ind w:left="2160" w:hanging="180"/>
          </w:pPr>
        </w:pPrChange>
      </w:pPr>
    </w:p>
    <w:sectPr w:rsidR="004650BB" w:rsidRPr="000E20CF">
      <w:headerReference w:type="default" r:id="rId20"/>
      <w:foot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A970A54" w14:textId="77777777" w:rsidR="00D9418D" w:rsidRDefault="00D9418D" w:rsidP="00553A8D">
      <w:pPr>
        <w:spacing w:after="0" w:line="240" w:lineRule="auto"/>
      </w:pPr>
      <w:r>
        <w:separator/>
      </w:r>
    </w:p>
  </w:endnote>
  <w:endnote w:type="continuationSeparator" w:id="0">
    <w:p w14:paraId="66E7B114" w14:textId="77777777" w:rsidR="00D9418D" w:rsidRDefault="00D9418D" w:rsidP="00553A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6DA8EA" w14:textId="77777777" w:rsidR="00AB5384" w:rsidRDefault="00AB5384" w:rsidP="00553A8D">
    <w:pPr>
      <w:pStyle w:val="Fuzeile"/>
      <w:spacing w:line="360" w:lineRule="auto"/>
      <w:jc w:val="center"/>
      <w:rPr>
        <w:sz w:val="16"/>
        <w:szCs w:val="16"/>
      </w:rPr>
    </w:pPr>
    <w:r>
      <w:rPr>
        <w:noProof/>
        <w:sz w:val="16"/>
        <w:szCs w:val="16"/>
        <w:lang w:eastAsia="en-US"/>
      </w:rPr>
      <w:drawing>
        <wp:inline distT="0" distB="0" distL="0" distR="0" wp14:anchorId="0F43C6BA" wp14:editId="362B87DE">
          <wp:extent cx="631288" cy="168555"/>
          <wp:effectExtent l="0" t="0" r="3810" b="9525"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DB-logo-9_03.eps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31288" cy="16855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2EF5FA91" w14:textId="77777777" w:rsidR="00AB5384" w:rsidRPr="00553A8D" w:rsidRDefault="00AB5384" w:rsidP="00553A8D">
    <w:pPr>
      <w:pStyle w:val="Fuzeile"/>
      <w:spacing w:line="360" w:lineRule="auto"/>
      <w:jc w:val="center"/>
      <w:rPr>
        <w:sz w:val="16"/>
        <w:szCs w:val="16"/>
      </w:rPr>
    </w:pPr>
    <w:r>
      <w:rPr>
        <w:color w:val="6B96B7"/>
        <w:sz w:val="16"/>
        <w:szCs w:val="16"/>
      </w:rPr>
      <w:t>D</w:t>
    </w:r>
    <w:r w:rsidRPr="008E553C">
      <w:rPr>
        <w:color w:val="6B96B7"/>
        <w:sz w:val="16"/>
        <w:szCs w:val="16"/>
      </w:rPr>
      <w:t>eveloped as part of the RCSB Collaborative Curriculum Development Program 201</w:t>
    </w:r>
    <w:r>
      <w:rPr>
        <w:color w:val="6B96B7"/>
        <w:sz w:val="16"/>
        <w:szCs w:val="16"/>
      </w:rPr>
      <w:t>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0C4F79" w14:textId="77777777" w:rsidR="00D9418D" w:rsidRDefault="00D9418D" w:rsidP="00553A8D">
      <w:pPr>
        <w:spacing w:after="0" w:line="240" w:lineRule="auto"/>
      </w:pPr>
      <w:r>
        <w:separator/>
      </w:r>
    </w:p>
  </w:footnote>
  <w:footnote w:type="continuationSeparator" w:id="0">
    <w:p w14:paraId="74EEBBDE" w14:textId="77777777" w:rsidR="00D9418D" w:rsidRDefault="00D9418D" w:rsidP="00553A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482A6A" w14:textId="1C0355D9" w:rsidR="00AB5384" w:rsidRDefault="00AB5384" w:rsidP="00553A8D">
    <w:pPr>
      <w:spacing w:line="360" w:lineRule="auto"/>
      <w:rPr>
        <w:rFonts w:ascii="Cambria" w:hAnsi="Cambria"/>
      </w:rPr>
    </w:pPr>
    <w:r>
      <w:rPr>
        <w:rFonts w:ascii="Cambria" w:hAnsi="Cambria"/>
      </w:rPr>
      <w:t>Name: ________________________________________</w:t>
    </w:r>
    <w:r>
      <w:rPr>
        <w:rFonts w:ascii="Cambria" w:hAnsi="Cambria"/>
      </w:rPr>
      <w:tab/>
    </w:r>
    <w:r>
      <w:rPr>
        <w:rFonts w:ascii="Cambria" w:hAnsi="Cambria"/>
      </w:rPr>
      <w:tab/>
    </w:r>
    <w:r w:rsidR="00F56E34">
      <w:rPr>
        <w:rFonts w:ascii="Cambria" w:hAnsi="Cambria"/>
      </w:rPr>
      <w:t xml:space="preserve">                           </w:t>
    </w:r>
    <w:r>
      <w:rPr>
        <w:rFonts w:ascii="Cambria" w:hAnsi="Cambria"/>
      </w:rPr>
      <w:t xml:space="preserve">Date: </w:t>
    </w:r>
    <w:r w:rsidR="00F56E34">
      <w:rPr>
        <w:rFonts w:ascii="Cambria" w:hAnsi="Cambria"/>
      </w:rPr>
      <w:t>______________________________</w:t>
    </w:r>
  </w:p>
  <w:p w14:paraId="1C9009E3" w14:textId="77777777" w:rsidR="00AB5384" w:rsidRDefault="00AB5384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F0D49C2"/>
    <w:multiLevelType w:val="hybridMultilevel"/>
    <w:tmpl w:val="DA0481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Papman Mara">
    <w15:presenceInfo w15:providerId="Windows Live" w15:userId="816b9fc3527a3056"/>
  </w15:person>
  <w15:person w15:author="Anastasiia Grekova">
    <w15:presenceInfo w15:providerId="Windows Live" w15:userId="9dc6420d-8220-4556-bcbd-8a1920f5689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trackRevision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B47E4"/>
    <w:rsid w:val="00005247"/>
    <w:rsid w:val="00015D92"/>
    <w:rsid w:val="0005239A"/>
    <w:rsid w:val="000872B1"/>
    <w:rsid w:val="000A291E"/>
    <w:rsid w:val="000B15E2"/>
    <w:rsid w:val="000E1096"/>
    <w:rsid w:val="000E20CF"/>
    <w:rsid w:val="000E3623"/>
    <w:rsid w:val="00132092"/>
    <w:rsid w:val="00143E1F"/>
    <w:rsid w:val="00160052"/>
    <w:rsid w:val="001B0AF5"/>
    <w:rsid w:val="001C6A6E"/>
    <w:rsid w:val="00240095"/>
    <w:rsid w:val="00241DCE"/>
    <w:rsid w:val="00246583"/>
    <w:rsid w:val="0025197A"/>
    <w:rsid w:val="002843EF"/>
    <w:rsid w:val="002B28F8"/>
    <w:rsid w:val="002C2AD6"/>
    <w:rsid w:val="002D3553"/>
    <w:rsid w:val="002D3594"/>
    <w:rsid w:val="002D6DE1"/>
    <w:rsid w:val="0030657D"/>
    <w:rsid w:val="00310E10"/>
    <w:rsid w:val="0033401C"/>
    <w:rsid w:val="003352FE"/>
    <w:rsid w:val="00362A10"/>
    <w:rsid w:val="003657F8"/>
    <w:rsid w:val="0037231D"/>
    <w:rsid w:val="003B47E4"/>
    <w:rsid w:val="003C04EA"/>
    <w:rsid w:val="003D2615"/>
    <w:rsid w:val="003E02E8"/>
    <w:rsid w:val="003E1C86"/>
    <w:rsid w:val="003E35DE"/>
    <w:rsid w:val="003E4B09"/>
    <w:rsid w:val="003E6D91"/>
    <w:rsid w:val="00413348"/>
    <w:rsid w:val="00431BF8"/>
    <w:rsid w:val="004567BF"/>
    <w:rsid w:val="004650BB"/>
    <w:rsid w:val="00471537"/>
    <w:rsid w:val="004A2CD7"/>
    <w:rsid w:val="004C4E54"/>
    <w:rsid w:val="004C60E1"/>
    <w:rsid w:val="00507831"/>
    <w:rsid w:val="005106B0"/>
    <w:rsid w:val="00547891"/>
    <w:rsid w:val="00553A8D"/>
    <w:rsid w:val="005842A2"/>
    <w:rsid w:val="005908CE"/>
    <w:rsid w:val="00592FCB"/>
    <w:rsid w:val="005B22DD"/>
    <w:rsid w:val="005C26D7"/>
    <w:rsid w:val="005E0D75"/>
    <w:rsid w:val="005E2A84"/>
    <w:rsid w:val="00644321"/>
    <w:rsid w:val="00656279"/>
    <w:rsid w:val="00691B44"/>
    <w:rsid w:val="006D1488"/>
    <w:rsid w:val="006F658F"/>
    <w:rsid w:val="00700DE3"/>
    <w:rsid w:val="007011D3"/>
    <w:rsid w:val="00761E13"/>
    <w:rsid w:val="00785D36"/>
    <w:rsid w:val="0078661D"/>
    <w:rsid w:val="007A43FE"/>
    <w:rsid w:val="007B0209"/>
    <w:rsid w:val="007B275F"/>
    <w:rsid w:val="007D1292"/>
    <w:rsid w:val="007D7A5B"/>
    <w:rsid w:val="007E34FC"/>
    <w:rsid w:val="007E3987"/>
    <w:rsid w:val="00806B94"/>
    <w:rsid w:val="0083699A"/>
    <w:rsid w:val="00837C01"/>
    <w:rsid w:val="008566FD"/>
    <w:rsid w:val="00857224"/>
    <w:rsid w:val="00857758"/>
    <w:rsid w:val="00876BE4"/>
    <w:rsid w:val="008A3403"/>
    <w:rsid w:val="008A4D73"/>
    <w:rsid w:val="008A56DE"/>
    <w:rsid w:val="008A62D3"/>
    <w:rsid w:val="008B332C"/>
    <w:rsid w:val="008C4FB0"/>
    <w:rsid w:val="008F50C6"/>
    <w:rsid w:val="009247CF"/>
    <w:rsid w:val="009417EF"/>
    <w:rsid w:val="009B7C82"/>
    <w:rsid w:val="009C07FD"/>
    <w:rsid w:val="009D1E38"/>
    <w:rsid w:val="009D4FE3"/>
    <w:rsid w:val="009D560D"/>
    <w:rsid w:val="009E0CA1"/>
    <w:rsid w:val="009E285A"/>
    <w:rsid w:val="009E291E"/>
    <w:rsid w:val="00A03BB2"/>
    <w:rsid w:val="00A12D51"/>
    <w:rsid w:val="00A23410"/>
    <w:rsid w:val="00A45626"/>
    <w:rsid w:val="00A510A7"/>
    <w:rsid w:val="00A54467"/>
    <w:rsid w:val="00A75766"/>
    <w:rsid w:val="00A82557"/>
    <w:rsid w:val="00A92BA2"/>
    <w:rsid w:val="00AB1BEF"/>
    <w:rsid w:val="00AB30AC"/>
    <w:rsid w:val="00AB5384"/>
    <w:rsid w:val="00AC483E"/>
    <w:rsid w:val="00AC6BFB"/>
    <w:rsid w:val="00B043D2"/>
    <w:rsid w:val="00B243AB"/>
    <w:rsid w:val="00B62C14"/>
    <w:rsid w:val="00B667AB"/>
    <w:rsid w:val="00B77409"/>
    <w:rsid w:val="00BB145E"/>
    <w:rsid w:val="00BD0B59"/>
    <w:rsid w:val="00BF4DBF"/>
    <w:rsid w:val="00C33379"/>
    <w:rsid w:val="00C37FDE"/>
    <w:rsid w:val="00C41004"/>
    <w:rsid w:val="00C46389"/>
    <w:rsid w:val="00CE4AE6"/>
    <w:rsid w:val="00D20632"/>
    <w:rsid w:val="00D3574E"/>
    <w:rsid w:val="00D378A7"/>
    <w:rsid w:val="00D57AEC"/>
    <w:rsid w:val="00D9418D"/>
    <w:rsid w:val="00D95E18"/>
    <w:rsid w:val="00D96BC9"/>
    <w:rsid w:val="00DA729E"/>
    <w:rsid w:val="00DD51AD"/>
    <w:rsid w:val="00DE0067"/>
    <w:rsid w:val="00E03FAF"/>
    <w:rsid w:val="00E3126F"/>
    <w:rsid w:val="00E37272"/>
    <w:rsid w:val="00E40789"/>
    <w:rsid w:val="00E65A11"/>
    <w:rsid w:val="00E71769"/>
    <w:rsid w:val="00E7181D"/>
    <w:rsid w:val="00E7242E"/>
    <w:rsid w:val="00E82A8E"/>
    <w:rsid w:val="00EB43A0"/>
    <w:rsid w:val="00EB5D36"/>
    <w:rsid w:val="00F0527B"/>
    <w:rsid w:val="00F23477"/>
    <w:rsid w:val="00F251F1"/>
    <w:rsid w:val="00F4272A"/>
    <w:rsid w:val="00F56E34"/>
    <w:rsid w:val="00F63F1B"/>
    <w:rsid w:val="00F64149"/>
    <w:rsid w:val="00F6709C"/>
    <w:rsid w:val="00F8032B"/>
    <w:rsid w:val="00F851EA"/>
    <w:rsid w:val="00F92BBD"/>
    <w:rsid w:val="00FB2556"/>
    <w:rsid w:val="00FF3E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33E5F59"/>
  <w15:docId w15:val="{70C39727-2ADC-4A04-ABC5-8F9B000465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link w:val="berschrift1Zchn"/>
    <w:uiPriority w:val="9"/>
    <w:qFormat/>
    <w:rsid w:val="00D95E18"/>
    <w:pPr>
      <w:spacing w:before="100" w:beforeAutospacing="1" w:after="100" w:afterAutospacing="1" w:line="240" w:lineRule="auto"/>
      <w:outlineLvl w:val="0"/>
    </w:pPr>
    <w:rPr>
      <w:rFonts w:ascii="SimSun" w:eastAsia="SimSun" w:hAnsi="SimSun" w:cs="SimSun"/>
      <w:b/>
      <w:bCs/>
      <w:kern w:val="36"/>
      <w:sz w:val="48"/>
      <w:szCs w:val="48"/>
      <w:lang w:eastAsia="zh-CN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uiPriority w:val="99"/>
    <w:unhideWhenUsed/>
    <w:rsid w:val="003B47E4"/>
    <w:rPr>
      <w:color w:val="0563C1" w:themeColor="hyperlink"/>
      <w:u w:val="single"/>
    </w:rPr>
  </w:style>
  <w:style w:type="paragraph" w:styleId="Listenabsatz">
    <w:name w:val="List Paragraph"/>
    <w:basedOn w:val="Standard"/>
    <w:uiPriority w:val="34"/>
    <w:qFormat/>
    <w:rsid w:val="003B47E4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553A8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553A8D"/>
  </w:style>
  <w:style w:type="paragraph" w:styleId="Fuzeile">
    <w:name w:val="footer"/>
    <w:basedOn w:val="Standard"/>
    <w:link w:val="FuzeileZchn"/>
    <w:uiPriority w:val="99"/>
    <w:unhideWhenUsed/>
    <w:rsid w:val="00553A8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553A8D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553A8D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553A8D"/>
    <w:rPr>
      <w:rFonts w:ascii="Lucida Grande" w:hAnsi="Lucida Grande" w:cs="Lucida Grande"/>
      <w:sz w:val="18"/>
      <w:szCs w:val="18"/>
    </w:rPr>
  </w:style>
  <w:style w:type="character" w:styleId="Fett">
    <w:name w:val="Strong"/>
    <w:basedOn w:val="Absatz-Standardschriftart"/>
    <w:uiPriority w:val="22"/>
    <w:qFormat/>
    <w:rsid w:val="008A3403"/>
    <w:rPr>
      <w:b/>
      <w:bCs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D95E18"/>
    <w:rPr>
      <w:rFonts w:ascii="SimSun" w:eastAsia="SimSun" w:hAnsi="SimSun" w:cs="SimSun"/>
      <w:b/>
      <w:bCs/>
      <w:kern w:val="36"/>
      <w:sz w:val="48"/>
      <w:szCs w:val="48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179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5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93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0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9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24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76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4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rcsb.org/pdb-101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hyperlink" Target="http://www.rcsb.org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microsoft.com/office/2011/relationships/people" Target="people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821</Words>
  <Characters>5178</Characters>
  <Application>Microsoft Office Word</Application>
  <DocSecurity>0</DocSecurity>
  <Lines>43</Lines>
  <Paragraphs>11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Belle Lin</dc:creator>
  <cp:keywords/>
  <dc:description/>
  <cp:lastModifiedBy>Anastasiia Grekova</cp:lastModifiedBy>
  <cp:revision>6</cp:revision>
  <dcterms:created xsi:type="dcterms:W3CDTF">2015-09-24T14:42:00Z</dcterms:created>
  <dcterms:modified xsi:type="dcterms:W3CDTF">2018-07-07T11:27:00Z</dcterms:modified>
</cp:coreProperties>
</file>